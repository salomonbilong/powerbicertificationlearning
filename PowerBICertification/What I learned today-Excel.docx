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1600F" w14:textId="1C9F22C1" w:rsidR="001D7D35" w:rsidRPr="00B46E2C" w:rsidRDefault="000C4061" w:rsidP="00B47BBF">
      <w:pPr>
        <w:jc w:val="center"/>
        <w:rPr>
          <w:rFonts w:ascii="Algerian" w:hAnsi="Algerian"/>
          <w:b/>
          <w:bCs/>
        </w:rPr>
      </w:pPr>
      <w:r>
        <w:rPr>
          <w:rFonts w:ascii="Algerian" w:hAnsi="Algerian"/>
          <w:b/>
          <w:bCs/>
          <w:highlight w:val="darkYellow"/>
        </w:rPr>
        <w:t>rt</w:t>
      </w:r>
      <w:r w:rsidR="0043735F" w:rsidRPr="00B46E2C">
        <w:rPr>
          <w:rFonts w:ascii="Algerian" w:hAnsi="Algerian"/>
          <w:b/>
          <w:bCs/>
          <w:highlight w:val="darkYellow"/>
        </w:rPr>
        <w:t>WHAT I LEARNED TODAY</w:t>
      </w:r>
    </w:p>
    <w:p w14:paraId="5FB3E315" w14:textId="73E1F1DE" w:rsidR="008D77A2" w:rsidRDefault="008D77A2" w:rsidP="0043735F"/>
    <w:p w14:paraId="3E08C4D0" w14:textId="2E81D27B" w:rsidR="00F674E8" w:rsidRDefault="00F674E8" w:rsidP="0043735F">
      <w:r>
        <w:t>April 10</w:t>
      </w:r>
      <w:r w:rsidRPr="00F674E8">
        <w:rPr>
          <w:vertAlign w:val="superscript"/>
        </w:rPr>
        <w:t>th</w:t>
      </w:r>
      <w:r>
        <w:t>:</w:t>
      </w:r>
    </w:p>
    <w:p w14:paraId="45747680" w14:textId="1FF2E0B9" w:rsidR="00F674E8" w:rsidRDefault="00F674E8" w:rsidP="0043735F"/>
    <w:p w14:paraId="43A3D2FA" w14:textId="56397430" w:rsidR="00F674E8" w:rsidRDefault="00F674E8" w:rsidP="0043735F">
      <w:r>
        <w:t xml:space="preserve">DataChant </w:t>
      </w:r>
    </w:p>
    <w:p w14:paraId="752B2F46" w14:textId="0B7ADFE0" w:rsidR="00F674E8" w:rsidRDefault="006A384C" w:rsidP="0043735F">
      <w:r>
        <w:t>SAX studio for export timing and debug</w:t>
      </w:r>
    </w:p>
    <w:p w14:paraId="5F9D16C5" w14:textId="0F8DE91D" w:rsidR="00F674E8" w:rsidRDefault="00F674E8" w:rsidP="0043735F">
      <w:r>
        <w:t>When starting out a PB project</w:t>
      </w:r>
    </w:p>
    <w:p w14:paraId="5234C817" w14:textId="0987ABF2" w:rsidR="00F674E8" w:rsidRDefault="00F674E8" w:rsidP="00F674E8">
      <w:pPr>
        <w:pStyle w:val="ListParagraph"/>
        <w:numPr>
          <w:ilvl w:val="0"/>
          <w:numId w:val="24"/>
        </w:numPr>
      </w:pPr>
      <w:r>
        <w:t>Have a Date dimension table setup using CALENDARAUTO at the very minimum. The MIN and MAX date in the data set can be the parameters.</w:t>
      </w:r>
      <w:r w:rsidR="003D2577">
        <w:t xml:space="preserve"> The Advanced Query for this table is stored below.</w:t>
      </w:r>
    </w:p>
    <w:p w14:paraId="4A7356FF" w14:textId="2419E6CC" w:rsidR="00F674E8" w:rsidRDefault="00F674E8" w:rsidP="00F674E8">
      <w:pPr>
        <w:pStyle w:val="ListParagraph"/>
        <w:numPr>
          <w:ilvl w:val="0"/>
          <w:numId w:val="24"/>
        </w:numPr>
      </w:pPr>
      <w:r>
        <w:t>Having the data with too many columns is s sig it should be pivoted</w:t>
      </w:r>
      <w:r w:rsidR="003371DB">
        <w:t xml:space="preserve"> Like in COVID data – a date with value of cases should be rows and not columns</w:t>
      </w:r>
    </w:p>
    <w:p w14:paraId="10B7DD2E" w14:textId="6B2CE8C1" w:rsidR="009779F3" w:rsidRDefault="009779F3" w:rsidP="00F674E8">
      <w:pPr>
        <w:pStyle w:val="ListParagraph"/>
        <w:numPr>
          <w:ilvl w:val="0"/>
          <w:numId w:val="24"/>
        </w:numPr>
      </w:pPr>
      <w:r>
        <w:t>Set up relationships</w:t>
      </w:r>
    </w:p>
    <w:p w14:paraId="038622E6" w14:textId="3689DD4C" w:rsidR="00966321" w:rsidRDefault="00966321" w:rsidP="00F674E8">
      <w:pPr>
        <w:pStyle w:val="ListParagraph"/>
        <w:numPr>
          <w:ilvl w:val="0"/>
          <w:numId w:val="24"/>
        </w:numPr>
      </w:pPr>
      <w:r>
        <w:t>Copying steps from one table to another is easy with Advanced Queries</w:t>
      </w:r>
    </w:p>
    <w:p w14:paraId="61FB8433" w14:textId="5C12DC46" w:rsidR="00690D66" w:rsidRPr="008D2B67" w:rsidRDefault="00690D66" w:rsidP="00F674E8">
      <w:pPr>
        <w:pStyle w:val="ListParagraph"/>
        <w:numPr>
          <w:ilvl w:val="0"/>
          <w:numId w:val="24"/>
        </w:numPr>
        <w:rPr>
          <w:rStyle w:val="Strong"/>
          <w:b w:val="0"/>
          <w:bCs w:val="0"/>
        </w:rPr>
      </w:pPr>
      <w:r>
        <w:rPr>
          <w:rFonts w:ascii="Arial" w:hAnsi="Arial" w:cs="Arial"/>
          <w:color w:val="494949"/>
          <w:sz w:val="23"/>
          <w:szCs w:val="23"/>
          <w:shd w:val="clear" w:color="auto" w:fill="FFFFFF"/>
        </w:rPr>
        <w:t>When combining tables it is important:  First, let’s ensure we will not load the separate tables into the report. Right-click on each query and uncheck </w:t>
      </w:r>
      <w:r>
        <w:rPr>
          <w:rStyle w:val="Strong"/>
          <w:rFonts w:ascii="Arial" w:hAnsi="Arial" w:cs="Arial"/>
          <w:color w:val="494949"/>
          <w:sz w:val="23"/>
          <w:szCs w:val="23"/>
          <w:shd w:val="clear" w:color="auto" w:fill="FFFFFF"/>
        </w:rPr>
        <w:t>Enable Load</w:t>
      </w:r>
    </w:p>
    <w:p w14:paraId="5A9955A0" w14:textId="34742A77" w:rsidR="008D2B67" w:rsidRPr="004D43C9" w:rsidRDefault="008D2B67" w:rsidP="00F674E8">
      <w:pPr>
        <w:pStyle w:val="ListParagraph"/>
        <w:numPr>
          <w:ilvl w:val="0"/>
          <w:numId w:val="24"/>
        </w:numPr>
      </w:pPr>
      <w:r>
        <w:rPr>
          <w:rFonts w:ascii="Arial" w:hAnsi="Arial" w:cs="Arial"/>
          <w:color w:val="494949"/>
          <w:sz w:val="23"/>
          <w:szCs w:val="23"/>
          <w:shd w:val="clear" w:color="auto" w:fill="FFFFFF"/>
        </w:rPr>
        <w:t>The covid data would not refresh – this was because the number of columns in the original source was hardcoded (number of dates)</w:t>
      </w:r>
      <w:r w:rsidR="00A92275">
        <w:rPr>
          <w:rFonts w:ascii="Arial" w:hAnsi="Arial" w:cs="Arial"/>
          <w:color w:val="494949"/>
          <w:sz w:val="23"/>
          <w:szCs w:val="23"/>
          <w:shd w:val="clear" w:color="auto" w:fill="FFFFFF"/>
        </w:rPr>
        <w:t xml:space="preserve"> So in Sources – remove this hardcoding</w:t>
      </w:r>
      <w:r w:rsidR="00BB4AC5">
        <w:rPr>
          <w:rFonts w:ascii="Arial" w:hAnsi="Arial" w:cs="Arial"/>
          <w:color w:val="494949"/>
          <w:sz w:val="23"/>
          <w:szCs w:val="23"/>
          <w:shd w:val="clear" w:color="auto" w:fill="FFFFFF"/>
        </w:rPr>
        <w:t>-Luckily, if we remove </w:t>
      </w:r>
      <w:r w:rsidR="00BB4AC5">
        <w:rPr>
          <w:rStyle w:val="Emphasis"/>
          <w:rFonts w:ascii="Arial" w:hAnsi="Arial" w:cs="Arial"/>
          <w:b/>
          <w:bCs/>
          <w:color w:val="494949"/>
          <w:sz w:val="23"/>
          <w:szCs w:val="23"/>
          <w:shd w:val="clear" w:color="auto" w:fill="FFFFFF"/>
        </w:rPr>
        <w:t>Columns=xx</w:t>
      </w:r>
      <w:r w:rsidR="00BB4AC5">
        <w:rPr>
          <w:rFonts w:ascii="Arial" w:hAnsi="Arial" w:cs="Arial"/>
          <w:color w:val="494949"/>
          <w:sz w:val="23"/>
          <w:szCs w:val="23"/>
          <w:shd w:val="clear" w:color="auto" w:fill="FFFFFF"/>
        </w:rPr>
        <w:t xml:space="preserve"> from the formula, we will </w:t>
      </w:r>
      <w:r w:rsidR="00E24762">
        <w:rPr>
          <w:rFonts w:ascii="Arial" w:hAnsi="Arial" w:cs="Arial"/>
          <w:color w:val="494949"/>
          <w:sz w:val="23"/>
          <w:szCs w:val="23"/>
          <w:shd w:val="clear" w:color="auto" w:fill="FFFFFF"/>
        </w:rPr>
        <w:t>remove this in the advanced editor</w:t>
      </w:r>
    </w:p>
    <w:p w14:paraId="062C2AB2" w14:textId="22C132C7" w:rsidR="004D43C9" w:rsidRDefault="004D43C9" w:rsidP="004D43C9">
      <w:pPr>
        <w:pStyle w:val="ListParagraph"/>
      </w:pPr>
      <w:r>
        <w:rPr>
          <w:noProof/>
        </w:rPr>
        <w:drawing>
          <wp:inline distT="0" distB="0" distL="0" distR="0" wp14:anchorId="6D7EF51A" wp14:editId="19F343CF">
            <wp:extent cx="5534025" cy="979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4380" cy="995214"/>
                    </a:xfrm>
                    <a:prstGeom prst="rect">
                      <a:avLst/>
                    </a:prstGeom>
                  </pic:spPr>
                </pic:pic>
              </a:graphicData>
            </a:graphic>
          </wp:inline>
        </w:drawing>
      </w:r>
    </w:p>
    <w:p w14:paraId="68C5C126" w14:textId="058FCC3D" w:rsidR="00A50E4C" w:rsidRDefault="00A50E4C" w:rsidP="004D43C9">
      <w:pPr>
        <w:pStyle w:val="ListParagraph"/>
      </w:pPr>
    </w:p>
    <w:p w14:paraId="789AF62E" w14:textId="7FA2C2F8" w:rsidR="00A50E4C" w:rsidRDefault="00A50E4C" w:rsidP="00A50E4C">
      <w:pPr>
        <w:pStyle w:val="ListParagraph"/>
        <w:numPr>
          <w:ilvl w:val="0"/>
          <w:numId w:val="24"/>
        </w:numPr>
      </w:pPr>
      <w:r>
        <w:t>To avoid failure of refresh step – Remove the Changed Type default step applied after every data source load. Read here:</w:t>
      </w:r>
      <w:r>
        <w:br/>
      </w:r>
      <w:hyperlink r:id="rId6" w:history="1">
        <w:r>
          <w:rPr>
            <w:rStyle w:val="Hyperlink"/>
          </w:rPr>
          <w:t>https://datachant.com/2017/01/11/10-common-mistakes-powerbi-powerquery-pitfall-2/</w:t>
        </w:r>
      </w:hyperlink>
    </w:p>
    <w:p w14:paraId="221E8F8B" w14:textId="7A1C2176" w:rsidR="006E0716" w:rsidRDefault="006E0716" w:rsidP="00A50E4C">
      <w:pPr>
        <w:pStyle w:val="ListParagraph"/>
        <w:numPr>
          <w:ilvl w:val="0"/>
          <w:numId w:val="24"/>
        </w:numPr>
      </w:pPr>
      <w:r>
        <w:t>Understand what the SUM displayed is. If the column is already being (AC)CUMULATED in the original data – such as in the COVID data, the confirmed each day is the sum of last day’s value AND the current day’s value. In this case displaying the final SUM which is the sum of all days is an incorrect number</w:t>
      </w:r>
    </w:p>
    <w:p w14:paraId="243C9C7D" w14:textId="0B125BEC" w:rsidR="008A64DB" w:rsidRDefault="008A64DB" w:rsidP="00A50E4C">
      <w:pPr>
        <w:pStyle w:val="ListParagraph"/>
        <w:numPr>
          <w:ilvl w:val="0"/>
          <w:numId w:val="24"/>
        </w:numPr>
      </w:pPr>
      <w:r>
        <w:t>Difference between VALUES and DISTINCT</w:t>
      </w:r>
    </w:p>
    <w:p w14:paraId="5A5D27DA" w14:textId="170ECE68" w:rsidR="00363523" w:rsidRDefault="00363523" w:rsidP="00A50E4C">
      <w:pPr>
        <w:pStyle w:val="ListParagraph"/>
        <w:numPr>
          <w:ilvl w:val="0"/>
          <w:numId w:val="24"/>
        </w:numPr>
      </w:pPr>
      <w:r>
        <w:t>Make sure the DATE in the dimension CalendarDate table covers the date in the Fact tables</w:t>
      </w:r>
    </w:p>
    <w:p w14:paraId="6D7C29EE" w14:textId="678FA1C2" w:rsidR="00F674E8" w:rsidRDefault="00F674E8" w:rsidP="0043735F"/>
    <w:p w14:paraId="0C3D724F" w14:textId="2C570A94" w:rsidR="00917ACD" w:rsidRDefault="00917ACD" w:rsidP="0043735F"/>
    <w:p w14:paraId="223DAD5A" w14:textId="13376754" w:rsidR="00917ACD" w:rsidRDefault="00D7455D" w:rsidP="0043735F">
      <w:r>
        <w:t>PubNub for real time data say from Twitter</w:t>
      </w:r>
    </w:p>
    <w:p w14:paraId="59DBD51B" w14:textId="04C51D35" w:rsidR="00917ACD" w:rsidRDefault="00917ACD" w:rsidP="0043735F">
      <w:r>
        <w:rPr>
          <w:rFonts w:ascii="Arial" w:hAnsi="Arial" w:cs="Arial"/>
          <w:color w:val="494949"/>
          <w:sz w:val="23"/>
          <w:szCs w:val="23"/>
          <w:shd w:val="clear" w:color="auto" w:fill="FFFFFF"/>
        </w:rPr>
        <w:t>Let’s make an assumption that it takes an average of X days to recover from the virus. So, on any given day, the number of recovered cases equal to the number of confirmed cases we had X days ago minus the number of new deaths in the passing period.</w:t>
      </w:r>
    </w:p>
    <w:p w14:paraId="6C3045BF" w14:textId="12F09159" w:rsidR="00F674E8" w:rsidRDefault="00F674E8" w:rsidP="0043735F"/>
    <w:p w14:paraId="3204B89B" w14:textId="2FDE81FF" w:rsidR="00F674E8" w:rsidRDefault="00280655" w:rsidP="0043735F">
      <w:r>
        <w:t xml:space="preserve">Bookmarks selections and toggles: </w:t>
      </w:r>
      <w:hyperlink r:id="rId7" w:history="1">
        <w:r>
          <w:rPr>
            <w:rStyle w:val="Hyperlink"/>
          </w:rPr>
          <w:t>https://www.youtube.com/watch?v=_Afcj8mT5_Q&amp;list=PL02hv6AoYMP7Dwy4MJj00nCr876VpCcs3&amp;index=4</w:t>
        </w:r>
      </w:hyperlink>
    </w:p>
    <w:p w14:paraId="5C89D5C7" w14:textId="3207BFC6" w:rsidR="00F674E8" w:rsidRDefault="00706489" w:rsidP="0043735F">
      <w:r>
        <w:t>Link</w:t>
      </w:r>
    </w:p>
    <w:p w14:paraId="6E54DE5A" w14:textId="2494F2BA" w:rsidR="00B30BC2" w:rsidRDefault="00B30BC2" w:rsidP="0043735F">
      <w:r>
        <w:t>DAX refrence</w:t>
      </w:r>
    </w:p>
    <w:p w14:paraId="7E6E86F0" w14:textId="1F54B351" w:rsidR="00706489" w:rsidRDefault="00B52811" w:rsidP="0043735F">
      <w:hyperlink r:id="rId8" w:history="1">
        <w:r w:rsidR="00B044FC">
          <w:rPr>
            <w:rStyle w:val="Hyperlink"/>
          </w:rPr>
          <w:t>https://dax.guide/sumx/</w:t>
        </w:r>
      </w:hyperlink>
    </w:p>
    <w:p w14:paraId="1647F60B" w14:textId="77777777" w:rsidR="00706489" w:rsidRDefault="00706489" w:rsidP="0043735F"/>
    <w:p w14:paraId="1FDEC84B" w14:textId="124EA2D2" w:rsidR="008D77A2" w:rsidRDefault="008D77A2" w:rsidP="0043735F">
      <w:r>
        <w:t>Add meaning to data</w:t>
      </w:r>
    </w:p>
    <w:p w14:paraId="6DC918F2" w14:textId="2702089C" w:rsidR="00BA4F9C" w:rsidRDefault="00BA4F9C" w:rsidP="0043735F">
      <w:r>
        <w:t>Row Context – Calculated Column</w:t>
      </w:r>
    </w:p>
    <w:p w14:paraId="1411067E" w14:textId="06A35D50" w:rsidR="00BA4F9C" w:rsidRDefault="00BA4F9C" w:rsidP="0043735F">
      <w:r>
        <w:t>Filter Context – Measure</w:t>
      </w:r>
    </w:p>
    <w:p w14:paraId="090266D4" w14:textId="2151D7B8" w:rsidR="00BA4F9C" w:rsidRDefault="00BA4F9C" w:rsidP="0043735F">
      <w:r>
        <w:t>Evaluation Context  -- Iterators- FOR LOOPS</w:t>
      </w:r>
    </w:p>
    <w:p w14:paraId="35868840"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CalendarTable =</w:t>
      </w:r>
    </w:p>
    <w:p w14:paraId="0525D3EC"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VAR Days = CALENDAR( DATE ( 2000, 1, 1 ), DATE ( 2021, 12, 31 ))</w:t>
      </w:r>
    </w:p>
    <w:p w14:paraId="173FC1F4"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RETURN ADDCOLUMNS(</w:t>
      </w:r>
    </w:p>
    <w:p w14:paraId="0400707B"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 xml:space="preserve">    Days,</w:t>
      </w:r>
    </w:p>
    <w:p w14:paraId="1FE7D310"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 xml:space="preserve">    "Dates", [Date],</w:t>
      </w:r>
    </w:p>
    <w:p w14:paraId="1B98BF04"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 xml:space="preserve">    "Year", YEAR([Date]),</w:t>
      </w:r>
    </w:p>
    <w:p w14:paraId="4DE4CAC1"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 xml:space="preserve">    "Month Number", MONTH([Date]),</w:t>
      </w:r>
    </w:p>
    <w:p w14:paraId="5D4320D5"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 xml:space="preserve">    "Month", FORMAT([Date], "mmmm"),</w:t>
      </w:r>
    </w:p>
    <w:p w14:paraId="734F7998"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 xml:space="preserve">    "Year Month Number", YEAR([Date])*12+MONTH([Date]) - 1,</w:t>
      </w:r>
    </w:p>
    <w:p w14:paraId="4AF8C3D7"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 xml:space="preserve">    "Year Month", FORMAT([Date],"mmm yy"), "DateKey", FORMAT([Date], "yyyymmdd")</w:t>
      </w:r>
    </w:p>
    <w:p w14:paraId="447DE041"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r w:rsidRPr="00FD0781">
        <w:rPr>
          <w:rFonts w:ascii="Consolas" w:eastAsia="Times New Roman" w:hAnsi="Consolas" w:cs="Times New Roman"/>
          <w:color w:val="000000"/>
          <w:sz w:val="18"/>
          <w:szCs w:val="18"/>
        </w:rPr>
        <w:t xml:space="preserve">    )</w:t>
      </w:r>
    </w:p>
    <w:p w14:paraId="2C10EC97" w14:textId="77777777" w:rsidR="00FD0781" w:rsidRPr="00FD0781" w:rsidRDefault="00FD0781" w:rsidP="00FD0781">
      <w:pPr>
        <w:shd w:val="clear" w:color="auto" w:fill="FFFFFE"/>
        <w:spacing w:after="0" w:line="270" w:lineRule="atLeast"/>
        <w:rPr>
          <w:rFonts w:ascii="Consolas" w:eastAsia="Times New Roman" w:hAnsi="Consolas" w:cs="Times New Roman"/>
          <w:color w:val="000000"/>
          <w:sz w:val="18"/>
          <w:szCs w:val="18"/>
        </w:rPr>
      </w:pPr>
    </w:p>
    <w:p w14:paraId="3C1852E7" w14:textId="34DC1A70" w:rsidR="00BA4F9C" w:rsidRDefault="00BA4F9C" w:rsidP="0043735F"/>
    <w:p w14:paraId="7AEF0503" w14:textId="3EA04B7C" w:rsidR="003D2577" w:rsidRDefault="003D2577" w:rsidP="0043735F"/>
    <w:tbl>
      <w:tblPr>
        <w:tblStyle w:val="TableGrid"/>
        <w:tblW w:w="0" w:type="auto"/>
        <w:tblLook w:val="04A0" w:firstRow="1" w:lastRow="0" w:firstColumn="1" w:lastColumn="0" w:noHBand="0" w:noVBand="1"/>
      </w:tblPr>
      <w:tblGrid>
        <w:gridCol w:w="9350"/>
      </w:tblGrid>
      <w:tr w:rsidR="003D2577" w14:paraId="34788309" w14:textId="77777777" w:rsidTr="003D2577">
        <w:tc>
          <w:tcPr>
            <w:tcW w:w="9350" w:type="dxa"/>
          </w:tcPr>
          <w:p w14:paraId="5E7278DE" w14:textId="772AFDD1" w:rsidR="003D2577" w:rsidRPr="003D2577" w:rsidRDefault="003D2577" w:rsidP="003D2577">
            <w:pPr>
              <w:rPr>
                <w:b/>
                <w:bCs/>
                <w:color w:val="FF0000"/>
              </w:rPr>
            </w:pPr>
            <w:r w:rsidRPr="003D2577">
              <w:rPr>
                <w:b/>
                <w:bCs/>
                <w:color w:val="FF0000"/>
              </w:rPr>
              <w:t xml:space="preserve">                                      </w:t>
            </w:r>
            <w:r w:rsidRPr="003D2577">
              <w:rPr>
                <w:b/>
                <w:bCs/>
                <w:color w:val="FF0000"/>
                <w:highlight w:val="yellow"/>
              </w:rPr>
              <w:t>ADVANCED QUERY FOR DATE DIMENSION TABLE</w:t>
            </w:r>
          </w:p>
          <w:p w14:paraId="230822D7" w14:textId="50CCDE21" w:rsidR="003D2577" w:rsidRDefault="003D2577" w:rsidP="003D2577">
            <w:r>
              <w:t>Let</w:t>
            </w:r>
          </w:p>
          <w:p w14:paraId="0A2D65E1" w14:textId="77777777" w:rsidR="003D2577" w:rsidRDefault="003D2577" w:rsidP="003D2577">
            <w:r>
              <w:t xml:space="preserve">    // The List.Dates function that returns a list of dates</w:t>
            </w:r>
          </w:p>
          <w:p w14:paraId="0AAA1F11" w14:textId="77777777" w:rsidR="003D2577" w:rsidRDefault="003D2577" w:rsidP="003D2577">
            <w:r>
              <w:t xml:space="preserve">    Source = List.Dates,</w:t>
            </w:r>
          </w:p>
          <w:p w14:paraId="3B7676BD" w14:textId="77777777" w:rsidR="003D2577" w:rsidRDefault="003D2577" w:rsidP="003D2577">
            <w:r>
              <w:t xml:space="preserve">    // Invoke List.Dates function. Here you need to specify the dates you want the list to invoke.</w:t>
            </w:r>
          </w:p>
          <w:p w14:paraId="4AB606E7" w14:textId="77777777" w:rsidR="003D2577" w:rsidRDefault="003D2577" w:rsidP="003D2577">
            <w:r>
              <w:t xml:space="preserve">    // From Date: # Date (YYYY,MM,DD)</w:t>
            </w:r>
          </w:p>
          <w:p w14:paraId="4433A861" w14:textId="77777777" w:rsidR="003D2577" w:rsidRDefault="003D2577" w:rsidP="003D2577">
            <w:r>
              <w:t xml:space="preserve">    // To Date:  Duration.Days(DateTime.Date(DateTime.FixedLocalNow())-  #date(YYYY, MM, DD))+1  (It counts the number of days between today and the first date of the table and adds one day more to include today).</w:t>
            </w:r>
          </w:p>
          <w:p w14:paraId="0CCF70A0" w14:textId="77777777" w:rsidR="003D2577" w:rsidRDefault="003D2577" w:rsidP="003D2577">
            <w:r>
              <w:t xml:space="preserve">    // To adapt this to your own calender table change the values for (YYYY; MM; DD)</w:t>
            </w:r>
          </w:p>
          <w:p w14:paraId="0D20665F" w14:textId="77777777" w:rsidR="003D2577" w:rsidRDefault="003D2577" w:rsidP="003D2577">
            <w:r>
              <w:t xml:space="preserve">    // #duration (1,0,0,0) instructs List.Date to do one day increments in the list.</w:t>
            </w:r>
          </w:p>
          <w:p w14:paraId="2F03FF7D" w14:textId="77777777" w:rsidR="003D2577" w:rsidRDefault="003D2577" w:rsidP="003D2577">
            <w:r>
              <w:t xml:space="preserve">    #"Invoke dates" = Source(#date(StartYear,StartMonth,StartDay),Duration.Days(Duration.From(#date(EndYear,EndMonth,EndDay)-#date(StartYear,StartMonth,StartDay)))+1, #duration(1, 0, 0, 0)),</w:t>
            </w:r>
          </w:p>
          <w:p w14:paraId="476D21FF" w14:textId="77777777" w:rsidR="003D2577" w:rsidRDefault="003D2577" w:rsidP="003D2577">
            <w:r>
              <w:t xml:space="preserve">    // This step will convert the list to a table.</w:t>
            </w:r>
          </w:p>
          <w:p w14:paraId="40BE0755" w14:textId="77777777" w:rsidR="003D2577" w:rsidRDefault="003D2577" w:rsidP="003D2577">
            <w:r>
              <w:t xml:space="preserve">    // To set the correct dates, edit the query parameters</w:t>
            </w:r>
          </w:p>
          <w:p w14:paraId="552C1D99" w14:textId="77777777" w:rsidR="003D2577" w:rsidRDefault="003D2577" w:rsidP="003D2577">
            <w:r>
              <w:t xml:space="preserve">    #"List to table" = Table.FromList(#"Invoke dates", Splitter.SplitByNothing(), null, null, ExtraValues.Error),</w:t>
            </w:r>
          </w:p>
          <w:p w14:paraId="187848A2" w14:textId="77777777" w:rsidR="003D2577" w:rsidRDefault="003D2577" w:rsidP="003D2577">
            <w:r>
              <w:t xml:space="preserve">    #"Sorted Rows" = Table.Sort(#"List to table",{{"Column1", Order.Descending}}),</w:t>
            </w:r>
          </w:p>
          <w:p w14:paraId="59871E5B" w14:textId="77777777" w:rsidR="003D2577" w:rsidRDefault="003D2577" w:rsidP="003D2577">
            <w:r>
              <w:t xml:space="preserve">    //Rename column to Date</w:t>
            </w:r>
          </w:p>
          <w:p w14:paraId="2FA4690B" w14:textId="77777777" w:rsidR="003D2577" w:rsidRDefault="003D2577" w:rsidP="003D2577">
            <w:r>
              <w:t xml:space="preserve">    Date = Table.RenameColumns(#"Sorted Rows",{{"Column1", "Date"}}),</w:t>
            </w:r>
          </w:p>
          <w:p w14:paraId="515E989F" w14:textId="77777777" w:rsidR="003D2577" w:rsidRDefault="003D2577" w:rsidP="003D2577">
            <w:r>
              <w:t xml:space="preserve">    // Extract Day from Date column and add leading zeros “00”</w:t>
            </w:r>
          </w:p>
          <w:p w14:paraId="3511EC7F" w14:textId="77777777" w:rsidR="003D2577" w:rsidRDefault="003D2577" w:rsidP="003D2577">
            <w:r>
              <w:t xml:space="preserve">    #"Day Added" = Table.AddColumn(Date, "Day", each Text.PadStart(Number.ToText(Date.Day([Date])),2,"0")),</w:t>
            </w:r>
          </w:p>
          <w:p w14:paraId="0BAA8AB9" w14:textId="77777777" w:rsidR="003D2577" w:rsidRDefault="003D2577" w:rsidP="003D2577">
            <w:r>
              <w:t xml:space="preserve">    // Extract Day Name from Date column using american names.</w:t>
            </w:r>
          </w:p>
          <w:p w14:paraId="289892BB" w14:textId="77777777" w:rsidR="003D2577" w:rsidRDefault="003D2577" w:rsidP="003D2577">
            <w:r>
              <w:t xml:space="preserve">    // Navigate here for other Languages not included in the parameters: https://msdn.microsoft.com/en-us/goglobal/bb896001.aspx</w:t>
            </w:r>
          </w:p>
          <w:p w14:paraId="0041DA44" w14:textId="77777777" w:rsidR="003D2577" w:rsidRDefault="003D2577" w:rsidP="003D2577">
            <w:r>
              <w:t xml:space="preserve">    #"Day Name Added" = Table.AddColumn(#"Day Added", "Day Name", each Date.ToText([Date],"ddd",#"Language")),</w:t>
            </w:r>
          </w:p>
          <w:p w14:paraId="795F1D5E" w14:textId="77777777" w:rsidR="003D2577" w:rsidRDefault="003D2577" w:rsidP="003D2577">
            <w:r>
              <w:t xml:space="preserve">    //Extract Month No from Date column    </w:t>
            </w:r>
          </w:p>
          <w:p w14:paraId="50F6A7F8" w14:textId="77777777" w:rsidR="003D2577" w:rsidRDefault="003D2577" w:rsidP="003D2577">
            <w:r>
              <w:t xml:space="preserve">    #"Month No Added" = Table.AddColumn(#"Day Name Added", "Month No", each Date.Month([Date])),</w:t>
            </w:r>
          </w:p>
          <w:p w14:paraId="2196B0E2" w14:textId="77777777" w:rsidR="003D2577" w:rsidRDefault="003D2577" w:rsidP="003D2577">
            <w:r>
              <w:t xml:space="preserve">    // Extract Month Name from Date column.</w:t>
            </w:r>
          </w:p>
          <w:p w14:paraId="2D0C9523" w14:textId="77777777" w:rsidR="003D2577" w:rsidRDefault="003D2577" w:rsidP="003D2577">
            <w:r>
              <w:t xml:space="preserve">    // Navigate here for other Languages: https://msdn.microsoft.com/en-us/goglobal/bb896001.aspx</w:t>
            </w:r>
          </w:p>
          <w:p w14:paraId="56C21AAF" w14:textId="77777777" w:rsidR="003D2577" w:rsidRDefault="003D2577" w:rsidP="003D2577">
            <w:r>
              <w:t xml:space="preserve">    #"Month Name Added" = Table.AddColumn(#"Month No Added", "Month Name", each Date.ToText([Date],"MMM",#"Language")),</w:t>
            </w:r>
          </w:p>
          <w:p w14:paraId="6F86838A" w14:textId="77777777" w:rsidR="003D2577" w:rsidRDefault="003D2577" w:rsidP="003D2577">
            <w:r>
              <w:t xml:space="preserve">    //Extract Quarter No from Date column</w:t>
            </w:r>
          </w:p>
          <w:p w14:paraId="1671286A" w14:textId="77777777" w:rsidR="003D2577" w:rsidRDefault="003D2577" w:rsidP="003D2577">
            <w:r>
              <w:t xml:space="preserve">    #"Quarter No Added" = Table.AddColumn(#"Month Name Added", "Quarter No", each Date.QuarterOfYear([Date])),</w:t>
            </w:r>
          </w:p>
          <w:p w14:paraId="0E2837E9" w14:textId="77777777" w:rsidR="003D2577" w:rsidRDefault="003D2577" w:rsidP="003D2577">
            <w:r>
              <w:t xml:space="preserve">    //Extract Week No from Date column</w:t>
            </w:r>
          </w:p>
          <w:p w14:paraId="37F5B179" w14:textId="77777777" w:rsidR="003D2577" w:rsidRDefault="003D2577" w:rsidP="003D2577">
            <w:r>
              <w:t xml:space="preserve">    #"Week No Added" = Table.AddColumn(#"Quarter No Added", "Week No", each Text.PadStart(Number.ToText(Date.WeekOfYear([Date])-1),2,"0")),</w:t>
            </w:r>
          </w:p>
          <w:p w14:paraId="67A641E7" w14:textId="77777777" w:rsidR="003D2577" w:rsidRDefault="003D2577" w:rsidP="003D2577">
            <w:r>
              <w:t xml:space="preserve">    // Extract Year from Date column</w:t>
            </w:r>
          </w:p>
          <w:p w14:paraId="703B17AD" w14:textId="77777777" w:rsidR="003D2577" w:rsidRDefault="003D2577" w:rsidP="003D2577">
            <w:r>
              <w:t xml:space="preserve">    #"Year Added" = Table.AddColumn(#"Week No Added", "Year", each Date.Year([Date])),</w:t>
            </w:r>
          </w:p>
          <w:p w14:paraId="2608431B" w14:textId="77777777" w:rsidR="003D2577" w:rsidRDefault="003D2577" w:rsidP="003D2577">
            <w:r>
              <w:t xml:space="preserve">    // Concatenate Year and Month Name</w:t>
            </w:r>
          </w:p>
          <w:p w14:paraId="26033502" w14:textId="77777777" w:rsidR="003D2577" w:rsidRDefault="003D2577" w:rsidP="003D2577">
            <w:r>
              <w:t xml:space="preserve">    #"Year Month Added" = Table.AddColumn(#"Year Added", "Year-Month", each Number.ToText([Year])&amp;"-"&amp;[Month Name]),</w:t>
            </w:r>
          </w:p>
          <w:p w14:paraId="64154B2A" w14:textId="77777777" w:rsidR="003D2577" w:rsidRDefault="003D2577" w:rsidP="003D2577">
            <w:r>
              <w:t xml:space="preserve">    // Concatenate Year and Quarter No with leading zeros on quarter Nos</w:t>
            </w:r>
          </w:p>
          <w:p w14:paraId="1FF1885D" w14:textId="77777777" w:rsidR="003D2577" w:rsidRDefault="003D2577" w:rsidP="003D2577">
            <w:r>
              <w:t xml:space="preserve">    #"Year Quarter Added" = Table.AddColumn(#"Year Month Added", "Year-Quarter", each Number.ToText([Year]) &amp; "Q"&amp; Number.ToText([Quarter No],"00")),</w:t>
            </w:r>
          </w:p>
          <w:p w14:paraId="1009262A" w14:textId="77777777" w:rsidR="003D2577" w:rsidRDefault="003D2577" w:rsidP="003D2577">
            <w:r>
              <w:t xml:space="preserve">    //Change field types to TEXT</w:t>
            </w:r>
          </w:p>
          <w:p w14:paraId="4A09CC95" w14:textId="77777777" w:rsidR="003D2577" w:rsidRDefault="003D2577" w:rsidP="003D2577">
            <w:r>
              <w:t xml:space="preserve">    #"Change type to text" = Table.TransformColumnTypes(#"Year Quarter Added",{{"Year", type text}, {"Date", type date}, {"Month No", type text}, {"Day", type text}, {"Day Name", type text}, {"Month Name", type text}, {"Quarter No", type text}, {"Year-Quarter", type text}, {"Year-Month", type text}}),</w:t>
            </w:r>
          </w:p>
          <w:p w14:paraId="74FA5A39" w14:textId="77777777" w:rsidR="003D2577" w:rsidRDefault="003D2577" w:rsidP="003D2577">
            <w:r>
              <w:t xml:space="preserve">    // Extract Day No from Date column as a number to sort the previously created Day column.</w:t>
            </w:r>
          </w:p>
          <w:p w14:paraId="436444B4" w14:textId="77777777" w:rsidR="003D2577" w:rsidRDefault="003D2577" w:rsidP="003D2577">
            <w:r>
              <w:t xml:space="preserve">    // </w:t>
            </w:r>
          </w:p>
          <w:p w14:paraId="78AC7AF0" w14:textId="77777777" w:rsidR="003D2577" w:rsidRDefault="003D2577" w:rsidP="003D2577">
            <w:r>
              <w:t xml:space="preserve">    #"Sort Day" = Table.AddColumn(#"Change type to text", "SortDay", each Date.Day([Date])),</w:t>
            </w:r>
          </w:p>
          <w:p w14:paraId="0BF54952" w14:textId="77777777" w:rsidR="003D2577" w:rsidRDefault="003D2577" w:rsidP="003D2577">
            <w:r>
              <w:t xml:space="preserve">    // Extract DayName from Date column to sort the previously created Day Name column and use parameters to set if the Day starts on Monday or Sunday.</w:t>
            </w:r>
          </w:p>
          <w:p w14:paraId="5C0A7347" w14:textId="77777777" w:rsidR="003D2577" w:rsidRDefault="003D2577" w:rsidP="003D2577">
            <w:r>
              <w:t xml:space="preserve">    #"Sort DayName" = Table.AddColumn(#"Sort Day", "SortDayName", each Date.DayOfWeek([Date],#"StartWeekDay")),</w:t>
            </w:r>
          </w:p>
          <w:p w14:paraId="17F5563E" w14:textId="77777777" w:rsidR="003D2577" w:rsidRDefault="003D2577" w:rsidP="003D2577">
            <w:r>
              <w:t xml:space="preserve">    // Extract the week number from date as a number to sort the previously created WeekNo column.</w:t>
            </w:r>
          </w:p>
          <w:p w14:paraId="39FA4E22" w14:textId="77777777" w:rsidR="003D2577" w:rsidRDefault="003D2577" w:rsidP="003D2577">
            <w:r>
              <w:t xml:space="preserve">    SortWeekNo = Table.AddColumn(#"Sort DayName", "SortWeekNo", each Date.WeekOfYear([Date])-1),</w:t>
            </w:r>
          </w:p>
          <w:p w14:paraId="52943E60" w14:textId="77777777" w:rsidR="003D2577" w:rsidRDefault="003D2577" w:rsidP="003D2577">
            <w:r>
              <w:t xml:space="preserve">    // Concatenate Year and Month Number to create a column to sort the previously created MonthYear column</w:t>
            </w:r>
          </w:p>
          <w:p w14:paraId="1C29C26B" w14:textId="77777777" w:rsidR="003D2577" w:rsidRDefault="003D2577" w:rsidP="003D2577">
            <w:r>
              <w:t xml:space="preserve">    #"Sort YearMonth" = Table.AddColumn(SortWeekNo, "SortYearMonth", each [Year]&amp;Text.PadStart([Month No],2,"0")),</w:t>
            </w:r>
          </w:p>
          <w:p w14:paraId="091438AC" w14:textId="77777777" w:rsidR="003D2577" w:rsidRDefault="003D2577" w:rsidP="003D2577">
            <w:r>
              <w:t xml:space="preserve">    // Concatenate Year and Quarter Number to create a column to sort the previously created QuarterYear column</w:t>
            </w:r>
          </w:p>
          <w:p w14:paraId="67CEE1FE" w14:textId="77777777" w:rsidR="003D2577" w:rsidRDefault="003D2577" w:rsidP="003D2577">
            <w:r>
              <w:t xml:space="preserve">    #"Sort YearQuarter" = Table.AddColumn(#"Sort YearMonth", "SortYearQuarter", each [Year]&amp;Text.PadStart([Quarter No],2,"0")),</w:t>
            </w:r>
          </w:p>
          <w:p w14:paraId="06C0C05E" w14:textId="77777777" w:rsidR="003D2577" w:rsidRDefault="003D2577" w:rsidP="003D2577">
            <w:r>
              <w:t xml:space="preserve">    //Change the field type for the sort columns to numbers</w:t>
            </w:r>
          </w:p>
          <w:p w14:paraId="2BA089A0" w14:textId="77777777" w:rsidR="003D2577" w:rsidRDefault="003D2577" w:rsidP="003D2577">
            <w:r>
              <w:t xml:space="preserve">    #"Changed Type to NO" = Table.TransformColumnTypes(#"Sort YearQuarter",{{"SortYearMonth", Int64.Type}, {"SortYearQuarter", Int64.Type}, {"SortDayName", Int64.Type}, {"SortDay", Int64.Type}})</w:t>
            </w:r>
          </w:p>
          <w:p w14:paraId="48CC90CC" w14:textId="77777777" w:rsidR="003D2577" w:rsidRDefault="003D2577" w:rsidP="003D2577">
            <w:r>
              <w:t>in</w:t>
            </w:r>
          </w:p>
          <w:p w14:paraId="537B18F0" w14:textId="6ADBBB7F" w:rsidR="003D2577" w:rsidRDefault="003D2577" w:rsidP="003D2577">
            <w:r>
              <w:t xml:space="preserve">    #"Changed Type to NO"</w:t>
            </w:r>
          </w:p>
        </w:tc>
      </w:tr>
    </w:tbl>
    <w:p w14:paraId="267CB694" w14:textId="19752023" w:rsidR="003D2577" w:rsidRDefault="003D2577" w:rsidP="0043735F"/>
    <w:p w14:paraId="3D5EA66C" w14:textId="77777777" w:rsidR="003D2577" w:rsidRDefault="003D2577" w:rsidP="0043735F"/>
    <w:p w14:paraId="551F8A67" w14:textId="4C716CB9" w:rsidR="00BA4F9C" w:rsidRDefault="00BA4F9C" w:rsidP="0043735F">
      <w:r>
        <w:t xml:space="preserve">CALCULATE:  </w:t>
      </w:r>
      <w:r w:rsidR="009E5EE5">
        <w:t>3</w:t>
      </w:r>
      <w:r>
        <w:t>D glass filters- acts on a</w:t>
      </w:r>
      <w:r w:rsidR="002868DA">
        <w:t xml:space="preserve"> AGGREGATE OF A</w:t>
      </w:r>
      <w:r>
        <w:t xml:space="preserve"> COLUMN/TABLE –WITH A FILTER OVERIDE of user or visual filter</w:t>
      </w:r>
    </w:p>
    <w:p w14:paraId="026AFEA2" w14:textId="7638D70D" w:rsidR="00A2077F" w:rsidRDefault="00A2077F" w:rsidP="0043735F">
      <w:r>
        <w:t>FILTER – Acts on a table and with a expression</w:t>
      </w:r>
    </w:p>
    <w:p w14:paraId="7D9F07ED" w14:textId="3960AA2E" w:rsidR="009F18C8" w:rsidRDefault="009F18C8" w:rsidP="0043735F">
      <w:r>
        <w:t>ALL – remove all filters</w:t>
      </w:r>
    </w:p>
    <w:p w14:paraId="27F73000" w14:textId="77777777" w:rsidR="00A2077F" w:rsidRDefault="00A2077F" w:rsidP="0043735F"/>
    <w:p w14:paraId="6A12C853" w14:textId="77777777" w:rsidR="00BA4F9C" w:rsidRDefault="00BA4F9C" w:rsidP="0043735F"/>
    <w:p w14:paraId="2FCB8B12" w14:textId="2EA2FABF" w:rsidR="00BA4F9C" w:rsidRDefault="00BA4F9C" w:rsidP="0043735F"/>
    <w:p w14:paraId="3D7A369F" w14:textId="77777777" w:rsidR="00BA4F9C" w:rsidRDefault="00BA4F9C" w:rsidP="0043735F"/>
    <w:p w14:paraId="3B07809C" w14:textId="77777777" w:rsidR="008D77A2" w:rsidRDefault="008D77A2" w:rsidP="0043735F"/>
    <w:p w14:paraId="48A02D6F" w14:textId="40B6AC94" w:rsidR="007A48DE" w:rsidRDefault="007A48DE" w:rsidP="0043735F">
      <w:r>
        <w:t>Powerbi_desktop_samples in Github</w:t>
      </w:r>
      <w:r w:rsidR="00D0651C">
        <w:t xml:space="preserve"> </w:t>
      </w:r>
      <w:hyperlink r:id="rId9" w:history="1">
        <w:r w:rsidR="00343DCF">
          <w:rPr>
            <w:rStyle w:val="Hyperlink"/>
          </w:rPr>
          <w:t>https://github.com/microsoft/powerbi-desktop-samples</w:t>
        </w:r>
      </w:hyperlink>
    </w:p>
    <w:p w14:paraId="31F65DDC" w14:textId="0902B969" w:rsidR="007A48DE" w:rsidRDefault="00964E4E" w:rsidP="0043735F">
      <w:r>
        <w:t>Power BI preview AI features for language precession and visuals</w:t>
      </w:r>
    </w:p>
    <w:p w14:paraId="54365D6B" w14:textId="43FBE7BF" w:rsidR="000A266D" w:rsidRDefault="00FF77CC" w:rsidP="0043735F">
      <w:r>
        <w:t>Why PowerBI</w:t>
      </w:r>
    </w:p>
    <w:p w14:paraId="18EC512B" w14:textId="0571DB53" w:rsidR="00FF77CC" w:rsidRDefault="00BF14CB" w:rsidP="0043735F">
      <w:r>
        <w:t>Columnar data along with encoding – helps compression Vertipaq</w:t>
      </w:r>
    </w:p>
    <w:p w14:paraId="44C10DE1" w14:textId="16A2D0A7" w:rsidR="00FF77CC" w:rsidRDefault="00FF77CC" w:rsidP="0043735F">
      <w:r>
        <w:t>User ease of us</w:t>
      </w:r>
      <w:r w:rsidR="00C64C33">
        <w:t>e</w:t>
      </w:r>
      <w:r w:rsidR="00B00B09">
        <w:t xml:space="preserve"> – Learning curve is short</w:t>
      </w:r>
      <w:r>
        <w:t xml:space="preserve"> </w:t>
      </w:r>
    </w:p>
    <w:p w14:paraId="75C94541" w14:textId="6E82FECE" w:rsidR="00FF77CC" w:rsidRDefault="00FF77CC" w:rsidP="0043735F">
      <w:r>
        <w:t>Relative low cost</w:t>
      </w:r>
    </w:p>
    <w:p w14:paraId="327617A1" w14:textId="4514449B" w:rsidR="00FF77CC" w:rsidRDefault="00FF77CC" w:rsidP="0043735F">
      <w:r>
        <w:t>Low to no code</w:t>
      </w:r>
    </w:p>
    <w:p w14:paraId="2171E92C" w14:textId="6EF14D83" w:rsidR="006D6029" w:rsidRDefault="00FF77CC" w:rsidP="00286A7E">
      <w:r>
        <w:t>Power platform - &gt; Power BI suite</w:t>
      </w:r>
      <w:r w:rsidR="006D6029">
        <w:t>—AI M/L</w:t>
      </w:r>
    </w:p>
    <w:p w14:paraId="3A378AAF" w14:textId="02CC326C" w:rsidR="00286A7E" w:rsidRDefault="00286A7E" w:rsidP="00286A7E">
      <w:r>
        <w:t>At least 2 GB 6-8  ram</w:t>
      </w:r>
    </w:p>
    <w:p w14:paraId="20680172" w14:textId="3D6AEE48" w:rsidR="00286A7E" w:rsidRDefault="00286A7E" w:rsidP="00286A7E">
      <w:r>
        <w:t>64 bit ,achine and OS</w:t>
      </w:r>
    </w:p>
    <w:p w14:paraId="4A440B02" w14:textId="75B6B270" w:rsidR="00286A7E" w:rsidRDefault="00286A7E" w:rsidP="00286A7E">
      <w:r>
        <w:t>Resolution</w:t>
      </w:r>
    </w:p>
    <w:p w14:paraId="7CE878A8" w14:textId="1E472E8C" w:rsidR="00773E5B" w:rsidRDefault="00773E5B" w:rsidP="00286A7E">
      <w:r>
        <w:t>Software:</w:t>
      </w:r>
    </w:p>
    <w:p w14:paraId="2BD18202" w14:textId="1F7555B4" w:rsidR="00773E5B" w:rsidRDefault="00773E5B" w:rsidP="00286A7E"/>
    <w:p w14:paraId="73659F19" w14:textId="2960CD06" w:rsidR="00773E5B" w:rsidRDefault="00773E5B" w:rsidP="00286A7E">
      <w:r>
        <w:t xml:space="preserve">Power User </w:t>
      </w:r>
    </w:p>
    <w:p w14:paraId="01A623E5" w14:textId="336CCA6A" w:rsidR="00773E5B" w:rsidRDefault="00773E5B" w:rsidP="00286A7E">
      <w:r>
        <w:t>Power BI Desktop</w:t>
      </w:r>
    </w:p>
    <w:p w14:paraId="6F9E0325" w14:textId="644FBA7B" w:rsidR="00773E5B" w:rsidRDefault="00773E5B" w:rsidP="00286A7E">
      <w:r>
        <w:t>End User</w:t>
      </w:r>
    </w:p>
    <w:p w14:paraId="61B1E8E8" w14:textId="407CB69C" w:rsidR="00773E5B" w:rsidRDefault="00773E5B" w:rsidP="00286A7E">
      <w:r>
        <w:t>We browser</w:t>
      </w:r>
    </w:p>
    <w:p w14:paraId="14F8BC2A" w14:textId="3DEE97EA" w:rsidR="008740C5" w:rsidRDefault="008740C5" w:rsidP="00286A7E">
      <w:r>
        <w:t>As Administrator :</w:t>
      </w:r>
    </w:p>
    <w:p w14:paraId="0546D117" w14:textId="5C6BDFED" w:rsidR="008740C5" w:rsidRDefault="008740C5" w:rsidP="00286A7E">
      <w:r>
        <w:t>Data Gateway</w:t>
      </w:r>
    </w:p>
    <w:p w14:paraId="317A7A30" w14:textId="4E2EA2A8" w:rsidR="008740C5" w:rsidRDefault="008740C5" w:rsidP="00286A7E">
      <w:r>
        <w:t>Power BI Report Server (On-premises)</w:t>
      </w:r>
    </w:p>
    <w:p w14:paraId="05CFA246" w14:textId="09910D15" w:rsidR="00FF77CC" w:rsidRDefault="00FF77CC" w:rsidP="0043735F"/>
    <w:p w14:paraId="1CAF9435" w14:textId="0916F54B" w:rsidR="00FF77CC" w:rsidRPr="007C4076" w:rsidRDefault="007C4076" w:rsidP="0043735F">
      <w:pPr>
        <w:rPr>
          <w:b/>
          <w:bCs/>
        </w:rPr>
      </w:pPr>
      <w:r w:rsidRPr="007C4076">
        <w:rPr>
          <w:b/>
          <w:bCs/>
        </w:rPr>
        <w:t>POWER BI Interview questions:</w:t>
      </w:r>
    </w:p>
    <w:p w14:paraId="50CD03EE" w14:textId="5A71CC25" w:rsidR="007C4076" w:rsidRDefault="007C4076" w:rsidP="0043735F">
      <w:r>
        <w:t>Merging multiple CS file reports</w:t>
      </w:r>
    </w:p>
    <w:p w14:paraId="5AB19B81" w14:textId="6AA78B90" w:rsidR="007C4076" w:rsidRDefault="007C4076" w:rsidP="0043735F"/>
    <w:p w14:paraId="38A1FC23" w14:textId="4C1057C5" w:rsidR="007C4076" w:rsidRDefault="00CF3853" w:rsidP="0043735F">
      <w:r>
        <w:t>1)</w:t>
      </w:r>
      <w:r w:rsidR="007C4076">
        <w:t>Get Data-&gt; From Folder-&gt; Connect to folder path</w:t>
      </w:r>
      <w:r w:rsidR="00432015">
        <w:t xml:space="preserve"> (Same columns</w:t>
      </w:r>
    </w:p>
    <w:p w14:paraId="0504C9E8" w14:textId="20E6A5A3" w:rsidR="00CF3853" w:rsidRDefault="00CF3853" w:rsidP="0043735F">
      <w:r>
        <w:t>2) Combine &amp; Edit</w:t>
      </w:r>
      <w:r w:rsidR="00432015">
        <w:t xml:space="preserve"> </w:t>
      </w:r>
      <w:r w:rsidR="00432015">
        <w:sym w:font="Wingdings" w:char="F0E0"/>
      </w:r>
      <w:r w:rsidR="00432015">
        <w:t xml:space="preserve"> Load More</w:t>
      </w:r>
    </w:p>
    <w:p w14:paraId="4B6D3163" w14:textId="30B355CF" w:rsidR="00D91FF1" w:rsidRDefault="00D91FF1" w:rsidP="0043735F">
      <w:r>
        <w:t>3) Automaticall will add new files dropped into the folder</w:t>
      </w:r>
    </w:p>
    <w:p w14:paraId="6AEFBB9D" w14:textId="09FD78F0" w:rsidR="00242C82" w:rsidRDefault="00242C82" w:rsidP="0043735F"/>
    <w:p w14:paraId="5C154F40" w14:textId="529762DB" w:rsidR="00242C82" w:rsidRPr="00242C82" w:rsidRDefault="00242C82" w:rsidP="0043735F">
      <w:pPr>
        <w:rPr>
          <w:b/>
          <w:bCs/>
        </w:rPr>
      </w:pPr>
      <w:r w:rsidRPr="00242C82">
        <w:rPr>
          <w:b/>
          <w:bCs/>
        </w:rPr>
        <w:t>DATA SHAPING</w:t>
      </w:r>
    </w:p>
    <w:p w14:paraId="414FDCC1" w14:textId="078912E4" w:rsidR="00CF3853" w:rsidRDefault="0016024F" w:rsidP="0016024F">
      <w:pPr>
        <w:pStyle w:val="ListParagraph"/>
        <w:numPr>
          <w:ilvl w:val="0"/>
          <w:numId w:val="18"/>
        </w:numPr>
      </w:pPr>
      <w:r>
        <w:t xml:space="preserve">Copy and paste to transfer </w:t>
      </w:r>
      <w:r w:rsidR="00B66DE0">
        <w:t xml:space="preserve">M Code </w:t>
      </w:r>
      <w:r>
        <w:t>queries from one to another</w:t>
      </w:r>
      <w:r w:rsidR="00B66DE0">
        <w:t xml:space="preserve"> (Advanced Editor)</w:t>
      </w:r>
    </w:p>
    <w:p w14:paraId="7C7F4BB4" w14:textId="05CE69F6" w:rsidR="0016024F" w:rsidRDefault="0016024F" w:rsidP="0016024F">
      <w:pPr>
        <w:pStyle w:val="ListParagraph"/>
        <w:numPr>
          <w:ilvl w:val="0"/>
          <w:numId w:val="18"/>
        </w:numPr>
      </w:pPr>
      <w:r>
        <w:t>Use templates</w:t>
      </w:r>
      <w:r w:rsidR="00FA0702">
        <w:t xml:space="preserve"> – You can export a template (Only metadata) in File menu</w:t>
      </w:r>
    </w:p>
    <w:p w14:paraId="5A6112E9" w14:textId="4C20C7B8" w:rsidR="0016024F" w:rsidRDefault="0016024F" w:rsidP="0016024F">
      <w:pPr>
        <w:pStyle w:val="ListParagraph"/>
        <w:numPr>
          <w:ilvl w:val="0"/>
          <w:numId w:val="18"/>
        </w:numPr>
      </w:pPr>
      <w:r>
        <w:t>Data flow</w:t>
      </w:r>
    </w:p>
    <w:p w14:paraId="209AB463" w14:textId="1A1E95FE" w:rsidR="00FD7CAA" w:rsidRDefault="00FD7CAA" w:rsidP="00FD7CAA">
      <w:pPr>
        <w:rPr>
          <w:b/>
          <w:bCs/>
        </w:rPr>
      </w:pPr>
      <w:r w:rsidRPr="00E816E9">
        <w:rPr>
          <w:b/>
          <w:bCs/>
        </w:rPr>
        <w:t>Using parameters (Manage Parameters)</w:t>
      </w:r>
    </w:p>
    <w:p w14:paraId="226CE666" w14:textId="46CFA894" w:rsidR="002B1941" w:rsidRDefault="002B1941" w:rsidP="00FD7CAA">
      <w:pPr>
        <w:rPr>
          <w:b/>
          <w:bCs/>
        </w:rPr>
      </w:pPr>
    </w:p>
    <w:p w14:paraId="27830138" w14:textId="4E9AC3AB" w:rsidR="002B1941" w:rsidRDefault="002B1941" w:rsidP="00FD7CAA">
      <w:pPr>
        <w:rPr>
          <w:b/>
          <w:bCs/>
        </w:rPr>
      </w:pPr>
      <w:r>
        <w:rPr>
          <w:b/>
          <w:bCs/>
        </w:rPr>
        <w:t>File</w:t>
      </w:r>
      <w:r w:rsidR="00442565">
        <w:rPr>
          <w:b/>
          <w:bCs/>
        </w:rPr>
        <w:t>-&gt; Options and settings</w:t>
      </w:r>
    </w:p>
    <w:p w14:paraId="225168B7" w14:textId="26B0B867" w:rsidR="00442565" w:rsidRDefault="00442565" w:rsidP="00FD7CAA">
      <w:pPr>
        <w:rPr>
          <w:b/>
          <w:bCs/>
        </w:rPr>
      </w:pPr>
      <w:r>
        <w:rPr>
          <w:noProof/>
        </w:rPr>
        <w:drawing>
          <wp:inline distT="0" distB="0" distL="0" distR="0" wp14:anchorId="3A128CCA" wp14:editId="18B3134B">
            <wp:extent cx="4901888" cy="470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3224" cy="4716231"/>
                    </a:xfrm>
                    <a:prstGeom prst="rect">
                      <a:avLst/>
                    </a:prstGeom>
                  </pic:spPr>
                </pic:pic>
              </a:graphicData>
            </a:graphic>
          </wp:inline>
        </w:drawing>
      </w:r>
    </w:p>
    <w:p w14:paraId="649F065B" w14:textId="43C3C114" w:rsidR="00671090" w:rsidRDefault="00671090" w:rsidP="00FD7CAA">
      <w:pPr>
        <w:rPr>
          <w:b/>
          <w:bCs/>
        </w:rPr>
      </w:pPr>
    </w:p>
    <w:p w14:paraId="47D2E4F2" w14:textId="6CEF434D" w:rsidR="00671090" w:rsidRDefault="00671090" w:rsidP="00FD7CAA">
      <w:pPr>
        <w:rPr>
          <w:b/>
          <w:bCs/>
        </w:rPr>
      </w:pPr>
      <w:r>
        <w:rPr>
          <w:b/>
          <w:bCs/>
        </w:rPr>
        <w:t>Changing DataSource through a parameter’</w:t>
      </w:r>
    </w:p>
    <w:p w14:paraId="31F5CB39" w14:textId="3D821310" w:rsidR="004E532B" w:rsidRDefault="004E532B" w:rsidP="00FD7CAA">
      <w:pPr>
        <w:rPr>
          <w:b/>
          <w:bCs/>
        </w:rPr>
      </w:pPr>
    </w:p>
    <w:p w14:paraId="42221FFC" w14:textId="7821162F" w:rsidR="004E532B" w:rsidRDefault="004E532B" w:rsidP="00FD7CAA">
      <w:pPr>
        <w:rPr>
          <w:b/>
          <w:bCs/>
        </w:rPr>
      </w:pPr>
      <w:r>
        <w:rPr>
          <w:b/>
          <w:bCs/>
        </w:rPr>
        <w:t>In the menu item Transform Data – open it and you will find Data Source</w:t>
      </w:r>
    </w:p>
    <w:p w14:paraId="285D133E" w14:textId="77777777" w:rsidR="004E532B" w:rsidRDefault="004E532B" w:rsidP="00FD7CAA">
      <w:pPr>
        <w:rPr>
          <w:b/>
          <w:bCs/>
        </w:rPr>
      </w:pPr>
    </w:p>
    <w:p w14:paraId="1A592407" w14:textId="6F47E570" w:rsidR="00671090" w:rsidRPr="00E816E9" w:rsidRDefault="00671090" w:rsidP="00FD7CAA">
      <w:pPr>
        <w:rPr>
          <w:b/>
          <w:bCs/>
        </w:rPr>
      </w:pPr>
      <w:r>
        <w:rPr>
          <w:noProof/>
        </w:rPr>
        <w:drawing>
          <wp:inline distT="0" distB="0" distL="0" distR="0" wp14:anchorId="3439DF5E" wp14:editId="5977CAB3">
            <wp:extent cx="5624250" cy="4146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2610" cy="4152714"/>
                    </a:xfrm>
                    <a:prstGeom prst="rect">
                      <a:avLst/>
                    </a:prstGeom>
                  </pic:spPr>
                </pic:pic>
              </a:graphicData>
            </a:graphic>
          </wp:inline>
        </w:drawing>
      </w:r>
    </w:p>
    <w:p w14:paraId="30222D3E" w14:textId="77777777" w:rsidR="007C4076" w:rsidRDefault="007C4076" w:rsidP="0043735F"/>
    <w:p w14:paraId="374E471A" w14:textId="510A91DA" w:rsidR="007C4076" w:rsidRDefault="007C4076" w:rsidP="0043735F"/>
    <w:p w14:paraId="1D8A3722" w14:textId="77777777" w:rsidR="007C4076" w:rsidRDefault="007C4076" w:rsidP="0043735F"/>
    <w:p w14:paraId="5D9646E3" w14:textId="1D815FAE" w:rsidR="000A266D" w:rsidRPr="00124B53" w:rsidRDefault="008B677F" w:rsidP="0043735F">
      <w:pPr>
        <w:rPr>
          <w:b/>
          <w:bCs/>
        </w:rPr>
      </w:pPr>
      <w:r w:rsidRPr="00124B53">
        <w:rPr>
          <w:b/>
          <w:bCs/>
          <w:highlight w:val="yellow"/>
        </w:rPr>
        <w:t>D</w:t>
      </w:r>
      <w:r w:rsidR="000A266D" w:rsidRPr="00124B53">
        <w:rPr>
          <w:b/>
          <w:bCs/>
          <w:highlight w:val="yellow"/>
        </w:rPr>
        <w:t>ata Cleaning:</w:t>
      </w:r>
    </w:p>
    <w:p w14:paraId="77F965F9" w14:textId="30ABDCBC" w:rsidR="000A266D" w:rsidRDefault="000A266D" w:rsidP="0043735F">
      <w:pPr>
        <w:rPr>
          <w:b/>
          <w:bCs/>
        </w:rPr>
      </w:pPr>
      <w:r>
        <w:rPr>
          <w:b/>
          <w:bCs/>
        </w:rPr>
        <w:t>Each column must have a heading (not data)</w:t>
      </w:r>
    </w:p>
    <w:p w14:paraId="4C3FE88B" w14:textId="1FA0CA38" w:rsidR="000A266D" w:rsidRDefault="000A266D" w:rsidP="0043735F">
      <w:pPr>
        <w:rPr>
          <w:b/>
          <w:bCs/>
        </w:rPr>
      </w:pPr>
      <w:r>
        <w:rPr>
          <w:b/>
          <w:bCs/>
        </w:rPr>
        <w:t>No blank headings</w:t>
      </w:r>
    </w:p>
    <w:p w14:paraId="767A7AB7" w14:textId="3EB79C26" w:rsidR="000A266D" w:rsidRDefault="000A266D" w:rsidP="0043735F">
      <w:pPr>
        <w:rPr>
          <w:b/>
          <w:bCs/>
        </w:rPr>
      </w:pPr>
      <w:r>
        <w:rPr>
          <w:b/>
          <w:bCs/>
        </w:rPr>
        <w:t>No duplicate heading names</w:t>
      </w:r>
    </w:p>
    <w:p w14:paraId="24EE3912" w14:textId="2DD3E25E" w:rsidR="000A266D" w:rsidRDefault="000A266D" w:rsidP="0043735F">
      <w:pPr>
        <w:rPr>
          <w:b/>
          <w:bCs/>
        </w:rPr>
      </w:pPr>
      <w:r>
        <w:rPr>
          <w:b/>
          <w:bCs/>
        </w:rPr>
        <w:t>No merged cells</w:t>
      </w:r>
      <w:r w:rsidR="001B04A7">
        <w:rPr>
          <w:b/>
          <w:bCs/>
        </w:rPr>
        <w:t xml:space="preserve"> : Multiple level headings X</w:t>
      </w:r>
    </w:p>
    <w:p w14:paraId="08DE1369" w14:textId="58A2EA36" w:rsidR="000A266D" w:rsidRDefault="000A266D" w:rsidP="0043735F">
      <w:pPr>
        <w:rPr>
          <w:b/>
          <w:bCs/>
        </w:rPr>
      </w:pPr>
      <w:r>
        <w:rPr>
          <w:b/>
          <w:bCs/>
        </w:rPr>
        <w:t>No formulas in headings</w:t>
      </w:r>
    </w:p>
    <w:p w14:paraId="7D000DD4" w14:textId="0544CD64" w:rsidR="000A266D" w:rsidRDefault="000A266D" w:rsidP="0043735F">
      <w:pPr>
        <w:rPr>
          <w:b/>
          <w:bCs/>
        </w:rPr>
      </w:pPr>
      <w:r>
        <w:rPr>
          <w:b/>
          <w:bCs/>
        </w:rPr>
        <w:t>Onl</w:t>
      </w:r>
      <w:r w:rsidR="0006325D">
        <w:rPr>
          <w:b/>
          <w:bCs/>
        </w:rPr>
        <w:t>y</w:t>
      </w:r>
      <w:r>
        <w:rPr>
          <w:b/>
          <w:bCs/>
        </w:rPr>
        <w:t xml:space="preserve"> one meaning per column</w:t>
      </w:r>
      <w:r w:rsidR="0006325D">
        <w:rPr>
          <w:b/>
          <w:bCs/>
        </w:rPr>
        <w:t xml:space="preserve"> ( Product name and code together )</w:t>
      </w:r>
    </w:p>
    <w:p w14:paraId="63F387B3" w14:textId="04079FF9" w:rsidR="000A266D" w:rsidRDefault="000A266D" w:rsidP="0043735F">
      <w:pPr>
        <w:rPr>
          <w:b/>
          <w:bCs/>
        </w:rPr>
      </w:pPr>
      <w:r>
        <w:rPr>
          <w:b/>
          <w:bCs/>
        </w:rPr>
        <w:t>No subtotals</w:t>
      </w:r>
    </w:p>
    <w:p w14:paraId="3390B866" w14:textId="56C0C838" w:rsidR="000A266D" w:rsidRDefault="000A266D" w:rsidP="0043735F">
      <w:pPr>
        <w:rPr>
          <w:b/>
          <w:bCs/>
        </w:rPr>
      </w:pPr>
      <w:r>
        <w:rPr>
          <w:b/>
          <w:bCs/>
        </w:rPr>
        <w:t>No formatting to indicate meaning</w:t>
      </w:r>
    </w:p>
    <w:p w14:paraId="734DDBE2" w14:textId="4F459AA5" w:rsidR="000A266D" w:rsidRDefault="000A266D" w:rsidP="0043735F">
      <w:pPr>
        <w:rPr>
          <w:b/>
          <w:bCs/>
        </w:rPr>
      </w:pPr>
      <w:r>
        <w:rPr>
          <w:b/>
          <w:bCs/>
        </w:rPr>
        <w:t>Data must always grow vertically</w:t>
      </w:r>
    </w:p>
    <w:p w14:paraId="3C4A82B5" w14:textId="6E457BAF" w:rsidR="000A266D" w:rsidRDefault="000A266D" w:rsidP="0043735F">
      <w:pPr>
        <w:rPr>
          <w:b/>
          <w:bCs/>
        </w:rPr>
      </w:pPr>
      <w:r>
        <w:rPr>
          <w:b/>
          <w:bCs/>
        </w:rPr>
        <w:t>Each heading in a single cell</w:t>
      </w:r>
    </w:p>
    <w:p w14:paraId="7AA6CA0D" w14:textId="773B6EBE" w:rsidR="00124B53" w:rsidRDefault="00124B53" w:rsidP="0043735F">
      <w:pPr>
        <w:rPr>
          <w:b/>
          <w:bCs/>
        </w:rPr>
      </w:pPr>
    </w:p>
    <w:p w14:paraId="3E146629" w14:textId="533400FF" w:rsidR="00B86110" w:rsidRDefault="00B86110" w:rsidP="0043735F">
      <w:pPr>
        <w:rPr>
          <w:b/>
          <w:bCs/>
        </w:rPr>
      </w:pPr>
      <w:r w:rsidRPr="00E94E02">
        <w:rPr>
          <w:b/>
          <w:bCs/>
          <w:highlight w:val="red"/>
        </w:rPr>
        <w:t>New Client Deployment can use a lot of this</w:t>
      </w:r>
      <w:r w:rsidR="00E94E02" w:rsidRPr="00E94E02">
        <w:rPr>
          <w:b/>
          <w:bCs/>
          <w:highlight w:val="red"/>
        </w:rPr>
        <w:t>!!!!</w:t>
      </w:r>
    </w:p>
    <w:p w14:paraId="4F7284E5" w14:textId="0AFBB9CB" w:rsidR="00124B53" w:rsidRDefault="00124B53" w:rsidP="0043735F">
      <w:pPr>
        <w:rPr>
          <w:b/>
          <w:bCs/>
        </w:rPr>
      </w:pPr>
      <w:r>
        <w:rPr>
          <w:b/>
          <w:bCs/>
        </w:rPr>
        <w:t>Data cleaning in Power BI</w:t>
      </w:r>
      <w:r w:rsidR="002A5EE7">
        <w:rPr>
          <w:b/>
          <w:bCs/>
        </w:rPr>
        <w:t>:</w:t>
      </w:r>
    </w:p>
    <w:p w14:paraId="7613574A" w14:textId="2135C97F" w:rsidR="002A5EE7" w:rsidRDefault="002A5EE7" w:rsidP="0043735F">
      <w:pPr>
        <w:rPr>
          <w:b/>
          <w:bCs/>
        </w:rPr>
      </w:pPr>
      <w:r>
        <w:rPr>
          <w:b/>
          <w:bCs/>
        </w:rPr>
        <w:t>Using Fuzzy merge</w:t>
      </w:r>
      <w:r w:rsidR="000D5631">
        <w:rPr>
          <w:b/>
          <w:bCs/>
        </w:rPr>
        <w:t xml:space="preserve"> – for spelling mistakes – User Merge Queries</w:t>
      </w:r>
    </w:p>
    <w:p w14:paraId="277FD272" w14:textId="6ED1BEA3" w:rsidR="000D5631" w:rsidRDefault="000D5631" w:rsidP="0043735F">
      <w:pPr>
        <w:rPr>
          <w:b/>
          <w:bCs/>
        </w:rPr>
      </w:pPr>
      <w:r>
        <w:rPr>
          <w:b/>
          <w:bCs/>
        </w:rPr>
        <w:t>Join the data containing misspelled State names for instance and join it to a table containing</w:t>
      </w:r>
      <w:r w:rsidR="003120CF">
        <w:rPr>
          <w:b/>
          <w:bCs/>
        </w:rPr>
        <w:t xml:space="preserve"> </w:t>
      </w:r>
      <w:r>
        <w:rPr>
          <w:b/>
          <w:bCs/>
        </w:rPr>
        <w:t>correctly spelled names</w:t>
      </w:r>
      <w:r w:rsidR="00D950CF">
        <w:rPr>
          <w:b/>
          <w:bCs/>
        </w:rPr>
        <w:t>. See how it is done here</w:t>
      </w:r>
    </w:p>
    <w:p w14:paraId="7F8B64CD" w14:textId="4CF43516" w:rsidR="00D950CF" w:rsidRDefault="00B52811" w:rsidP="0043735F">
      <w:pPr>
        <w:rPr>
          <w:b/>
          <w:bCs/>
        </w:rPr>
      </w:pPr>
      <w:hyperlink r:id="rId12" w:history="1">
        <w:r w:rsidR="00D950CF">
          <w:rPr>
            <w:rStyle w:val="Hyperlink"/>
          </w:rPr>
          <w:t>https://www.youtube.com/watch?v=XF1ZGbeuzCE</w:t>
        </w:r>
      </w:hyperlink>
    </w:p>
    <w:p w14:paraId="18002CB9" w14:textId="2BE772B1" w:rsidR="006D185A" w:rsidRDefault="00F2369F" w:rsidP="0043735F">
      <w:pPr>
        <w:rPr>
          <w:b/>
          <w:bCs/>
        </w:rPr>
      </w:pPr>
      <w:r>
        <w:rPr>
          <w:b/>
          <w:bCs/>
        </w:rPr>
        <w:t>You can use Oythin to clean up data such as nulls. Pythin can be used in visualizations as well</w:t>
      </w:r>
    </w:p>
    <w:p w14:paraId="6927BE86" w14:textId="34C50CCC" w:rsidR="00040B39" w:rsidRDefault="00040B39" w:rsidP="0043735F">
      <w:pPr>
        <w:rPr>
          <w:b/>
          <w:bCs/>
        </w:rPr>
      </w:pPr>
    </w:p>
    <w:p w14:paraId="0688BA17" w14:textId="38B3A4EA" w:rsidR="00040B39" w:rsidRDefault="00040B39" w:rsidP="0043735F">
      <w:pPr>
        <w:rPr>
          <w:b/>
          <w:bCs/>
        </w:rPr>
      </w:pPr>
      <w:r>
        <w:rPr>
          <w:b/>
          <w:bCs/>
        </w:rPr>
        <w:t>Power BI Dax interview questions</w:t>
      </w:r>
    </w:p>
    <w:p w14:paraId="5ECA8045" w14:textId="5D5B61BE" w:rsidR="00040B39" w:rsidRDefault="00B52811" w:rsidP="0043735F">
      <w:pPr>
        <w:rPr>
          <w:b/>
          <w:bCs/>
        </w:rPr>
      </w:pPr>
      <w:hyperlink r:id="rId13" w:history="1">
        <w:r w:rsidR="00040B39">
          <w:rPr>
            <w:rStyle w:val="Hyperlink"/>
          </w:rPr>
          <w:t>https://www.youtube.com/watch?v=VS0HJEBDmd8</w:t>
        </w:r>
      </w:hyperlink>
    </w:p>
    <w:p w14:paraId="2F426BE5" w14:textId="77777777" w:rsidR="00040B39" w:rsidRDefault="00040B39" w:rsidP="0043735F">
      <w:pPr>
        <w:rPr>
          <w:b/>
          <w:bCs/>
        </w:rPr>
      </w:pPr>
    </w:p>
    <w:p w14:paraId="4C368CE4" w14:textId="125312AD" w:rsidR="000A266D" w:rsidRDefault="006D185A" w:rsidP="0043735F">
      <w:pPr>
        <w:rPr>
          <w:b/>
          <w:bCs/>
        </w:rPr>
      </w:pPr>
      <w:r w:rsidRPr="0062636A">
        <w:rPr>
          <w:b/>
          <w:bCs/>
          <w:highlight w:val="yellow"/>
        </w:rPr>
        <w:t>DATA QUALITY AUDIT:</w:t>
      </w:r>
    </w:p>
    <w:p w14:paraId="48D3EDDB" w14:textId="77777777" w:rsidR="006D185A" w:rsidRDefault="006D185A" w:rsidP="0043735F">
      <w:pPr>
        <w:rPr>
          <w:b/>
          <w:bCs/>
        </w:rPr>
      </w:pPr>
      <w:r>
        <w:rPr>
          <w:b/>
          <w:bCs/>
        </w:rPr>
        <w:t>To check for missing data in a column- create a pivot and if the values field only allows for COUNT and not for SUM, then there is missing numeric data.</w:t>
      </w:r>
    </w:p>
    <w:p w14:paraId="4ED4A6D4" w14:textId="77777777" w:rsidR="0062636A" w:rsidRDefault="009125EF" w:rsidP="0043735F">
      <w:pPr>
        <w:rPr>
          <w:b/>
          <w:bCs/>
        </w:rPr>
      </w:pPr>
      <w:r>
        <w:rPr>
          <w:b/>
          <w:bCs/>
        </w:rPr>
        <w:t>To check for unique values in a colum, place that column in the ROW area of pivot to highlight errors</w:t>
      </w:r>
    </w:p>
    <w:p w14:paraId="592FEA26" w14:textId="335CB775" w:rsidR="0062636A" w:rsidRDefault="0062636A" w:rsidP="0043735F">
      <w:pPr>
        <w:rPr>
          <w:b/>
          <w:bCs/>
        </w:rPr>
      </w:pPr>
      <w:r>
        <w:rPr>
          <w:b/>
          <w:bCs/>
        </w:rPr>
        <w:t>In all tables, create a COUNTER COLUMN. The data in the column is a formula =”A” –a formula is automatically applied to all rows of the table (also we get a real count since all NULLS are eliminated</w:t>
      </w:r>
      <w:r w:rsidR="00131DDC">
        <w:rPr>
          <w:b/>
          <w:bCs/>
        </w:rPr>
        <w:t>)</w:t>
      </w:r>
    </w:p>
    <w:p w14:paraId="412DBA5B" w14:textId="4F10F911" w:rsidR="006D185A" w:rsidRPr="0045773B" w:rsidRDefault="006D185A" w:rsidP="0043735F">
      <w:pPr>
        <w:rPr>
          <w:b/>
          <w:bCs/>
        </w:rPr>
      </w:pPr>
      <w:r w:rsidRPr="0045773B">
        <w:rPr>
          <w:b/>
          <w:bCs/>
        </w:rPr>
        <w:t xml:space="preserve"> </w:t>
      </w:r>
    </w:p>
    <w:p w14:paraId="0875C8FF" w14:textId="13360587" w:rsidR="000A266D" w:rsidRPr="0045773B" w:rsidRDefault="000956E1" w:rsidP="0043735F">
      <w:pPr>
        <w:rPr>
          <w:b/>
          <w:bCs/>
        </w:rPr>
      </w:pPr>
      <w:r w:rsidRPr="0045773B">
        <w:rPr>
          <w:b/>
          <w:bCs/>
        </w:rPr>
        <w:t>POWER QUERY WITHIN EXCEL:</w:t>
      </w:r>
    </w:p>
    <w:p w14:paraId="1A7ED6AD" w14:textId="3AE15080" w:rsidR="000956E1" w:rsidRDefault="000956E1" w:rsidP="0043735F">
      <w:r>
        <w:t>Get D</w:t>
      </w:r>
      <w:r w:rsidR="0016681D">
        <w:t>a</w:t>
      </w:r>
      <w:r>
        <w:t>ta From table</w:t>
      </w:r>
      <w:r w:rsidR="0016681D">
        <w:t>: This data will also be refreshed when the source is changed</w:t>
      </w:r>
    </w:p>
    <w:p w14:paraId="70DA1198" w14:textId="2163F0A2" w:rsidR="00826F40" w:rsidRDefault="00826F40" w:rsidP="0043735F">
      <w:r>
        <w:t>Flash Fill – to break up a column with delimiter</w:t>
      </w:r>
    </w:p>
    <w:p w14:paraId="121337AB" w14:textId="58F70B97" w:rsidR="00826F40" w:rsidRDefault="00335BF2" w:rsidP="0043735F">
      <w:r>
        <w:t>Pivot table Pivot chart Wizard : ALT+D, P to open the wizard</w:t>
      </w:r>
    </w:p>
    <w:p w14:paraId="1884866F" w14:textId="55681ACF" w:rsidR="00053A89" w:rsidRDefault="00E4458D" w:rsidP="0043735F">
      <w:r>
        <w:t xml:space="preserve">Choose this in the Wizard: </w:t>
      </w:r>
      <w:r w:rsidR="00053A89">
        <w:t>Multiple consolidation ranges</w:t>
      </w:r>
    </w:p>
    <w:p w14:paraId="15D96C2A" w14:textId="2AC7FD04" w:rsidR="00E8548C" w:rsidRDefault="00E8548C" w:rsidP="0043735F">
      <w:r>
        <w:t>I will create the Page fields</w:t>
      </w:r>
    </w:p>
    <w:p w14:paraId="1E754C97" w14:textId="1507F55B" w:rsidR="0043735F" w:rsidRDefault="0043735F" w:rsidP="0043735F"/>
    <w:p w14:paraId="6D5C55E2" w14:textId="08DCF267" w:rsidR="0043735F" w:rsidRDefault="0043735F" w:rsidP="0043735F">
      <w:r>
        <w:t xml:space="preserve">Excel – </w:t>
      </w:r>
      <w:r w:rsidRPr="003958F9">
        <w:rPr>
          <w:b/>
          <w:bCs/>
        </w:rPr>
        <w:t>Create excel tables</w:t>
      </w:r>
      <w:r w:rsidR="00556872" w:rsidRPr="003958F9">
        <w:rPr>
          <w:b/>
          <w:bCs/>
        </w:rPr>
        <w:t>.</w:t>
      </w:r>
      <w:r w:rsidR="00556872">
        <w:t xml:space="preserve"> Stop using Excel list data. This helps in instant PIVOT refresh.</w:t>
      </w:r>
      <w:r>
        <w:t xml:space="preserve"> </w:t>
      </w:r>
    </w:p>
    <w:p w14:paraId="1B5705B5" w14:textId="43BFBD0E" w:rsidR="001716D9" w:rsidRDefault="001716D9" w:rsidP="0043735F">
      <w:r>
        <w:tab/>
        <w:t xml:space="preserve">Also since it has </w:t>
      </w:r>
      <w:r w:rsidR="00596E37">
        <w:t xml:space="preserve">a table name, you do NOT have to select the worksheet range for the PIVOT, the entire table is the range for the PIVOT. </w:t>
      </w:r>
    </w:p>
    <w:p w14:paraId="2DC48825" w14:textId="0855484D" w:rsidR="007F7205" w:rsidRDefault="007F7205" w:rsidP="0043735F">
      <w:r>
        <w:tab/>
        <w:t>NAME the table so you can refer to it. No space between words. Similarly name the pivot table created.</w:t>
      </w:r>
    </w:p>
    <w:p w14:paraId="114C339B" w14:textId="5A9677E8" w:rsidR="0043735F" w:rsidRDefault="0043735F" w:rsidP="0043735F">
      <w:r>
        <w:t xml:space="preserve">Pivot and dragging A </w:t>
      </w:r>
      <w:r w:rsidR="00AE49C9">
        <w:t>Field</w:t>
      </w:r>
      <w:r>
        <w:t xml:space="preserve"> to OVER the ROWS </w:t>
      </w:r>
      <w:r w:rsidR="004C316D">
        <w:t xml:space="preserve"> selected- Creates a hierarchy</w:t>
      </w:r>
    </w:p>
    <w:p w14:paraId="6DB77F2D" w14:textId="22A04014" w:rsidR="0029319E" w:rsidRDefault="009A51BC" w:rsidP="0043735F">
      <w:r>
        <w:t>Dragging and rearranging fields in different orders in ROWS – If it is under a date (it disappear in the PIVOT  until you open the Quarter)</w:t>
      </w:r>
      <w:r w:rsidR="00402E78">
        <w:t>- again hierarchy.</w:t>
      </w:r>
    </w:p>
    <w:p w14:paraId="0FCCBED6" w14:textId="0F60E472" w:rsidR="00DA6D04" w:rsidRDefault="00DA6D04" w:rsidP="0043735F"/>
    <w:p w14:paraId="1328A536" w14:textId="27140F2E" w:rsidR="003958F9" w:rsidRPr="00834294" w:rsidRDefault="003958F9" w:rsidP="0043735F">
      <w:pPr>
        <w:rPr>
          <w:b/>
          <w:bCs/>
          <w:color w:val="F4D5F5" w:themeColor="accent2" w:themeTint="33"/>
        </w:rPr>
      </w:pPr>
      <w:r w:rsidRPr="00C5197E">
        <w:rPr>
          <w:b/>
          <w:bCs/>
          <w:highlight w:val="darkYellow"/>
        </w:rPr>
        <w:t>DRILLDOWN BY DOUBLE CLICKING</w:t>
      </w:r>
      <w:r w:rsidR="00834294">
        <w:rPr>
          <w:b/>
          <w:bCs/>
        </w:rPr>
        <w:t>******************************</w:t>
      </w:r>
    </w:p>
    <w:p w14:paraId="610BE5DE" w14:textId="6B91890D" w:rsidR="00796C0C" w:rsidRDefault="00796C0C" w:rsidP="0043735F">
      <w:pPr>
        <w:rPr>
          <w:b/>
          <w:bCs/>
        </w:rPr>
      </w:pPr>
      <w:r>
        <w:rPr>
          <w:b/>
          <w:bCs/>
        </w:rPr>
        <w:t xml:space="preserve">When you double click on a column value in a pivot, a new sheet opens up with the drill down rows that contributed to its  computation </w:t>
      </w:r>
    </w:p>
    <w:p w14:paraId="2B9EFED9" w14:textId="34D758D7" w:rsidR="00796C0C" w:rsidRDefault="00796C0C" w:rsidP="0043735F">
      <w:pPr>
        <w:rPr>
          <w:b/>
          <w:bCs/>
        </w:rPr>
      </w:pPr>
    </w:p>
    <w:p w14:paraId="4477F5C0" w14:textId="6AA2D0A1" w:rsidR="004B0C0B" w:rsidRDefault="004B0C0B" w:rsidP="0043735F">
      <w:pPr>
        <w:rPr>
          <w:b/>
          <w:bCs/>
        </w:rPr>
      </w:pPr>
      <w:r>
        <w:rPr>
          <w:b/>
          <w:bCs/>
        </w:rPr>
        <w:t>SORTING BY USING CUSTOM LISTS</w:t>
      </w:r>
    </w:p>
    <w:p w14:paraId="032AA8FA" w14:textId="77777777" w:rsidR="004B0C0B" w:rsidRPr="003958F9" w:rsidRDefault="004B0C0B" w:rsidP="0043735F">
      <w:pPr>
        <w:rPr>
          <w:b/>
          <w:bCs/>
        </w:rPr>
      </w:pPr>
    </w:p>
    <w:p w14:paraId="72BA8836" w14:textId="7DFD433D" w:rsidR="00DA6D04" w:rsidRPr="009A2B7D" w:rsidRDefault="00DA6D04" w:rsidP="0043735F">
      <w:pPr>
        <w:rPr>
          <w:b/>
          <w:bCs/>
        </w:rPr>
      </w:pPr>
      <w:r w:rsidRPr="009A2B7D">
        <w:rPr>
          <w:b/>
          <w:bCs/>
        </w:rPr>
        <w:t>GETTING DATA FROM TXT Files</w:t>
      </w:r>
      <w:r w:rsidR="00FA2902" w:rsidRPr="009A2B7D">
        <w:rPr>
          <w:b/>
          <w:bCs/>
        </w:rPr>
        <w:t>- Data tab Get Data</w:t>
      </w:r>
    </w:p>
    <w:p w14:paraId="7809766A" w14:textId="5D8B7C8D" w:rsidR="00FA2902" w:rsidRDefault="009A2B7D" w:rsidP="0043735F">
      <w:r>
        <w:t>SORTING --- Cannot sort a column of the pivot, But select a cell</w:t>
      </w:r>
      <w:r w:rsidR="00340525" w:rsidRPr="00340525">
        <w:rPr>
          <w:b/>
          <w:bCs/>
        </w:rPr>
        <w:t xml:space="preserve"> IN THE COLUMN WHOSE VALUES YOU WANT TO SORT BY</w:t>
      </w:r>
      <w:r>
        <w:t xml:space="preserve"> in the pivot and SORT the entire pivot using home tab sort</w:t>
      </w:r>
    </w:p>
    <w:p w14:paraId="0298A50F" w14:textId="4C2E65D5" w:rsidR="00FA2902" w:rsidRDefault="00FA2902" w:rsidP="0043735F">
      <w:r>
        <w:t>COPYING a PIVOT table:</w:t>
      </w:r>
    </w:p>
    <w:p w14:paraId="2B057133" w14:textId="6E43C343" w:rsidR="00FA2902" w:rsidRDefault="00FA2902" w:rsidP="0043735F">
      <w:r>
        <w:tab/>
        <w:t>Click on corner left and Ctrl+C and paste</w:t>
      </w:r>
    </w:p>
    <w:p w14:paraId="38A6DF5F" w14:textId="74D40711" w:rsidR="006607F8" w:rsidRDefault="006607F8" w:rsidP="0043735F"/>
    <w:p w14:paraId="052002ED" w14:textId="5DDD50E9" w:rsidR="006607F8" w:rsidRDefault="006607F8" w:rsidP="0043735F">
      <w:pPr>
        <w:rPr>
          <w:b/>
          <w:bCs/>
        </w:rPr>
      </w:pPr>
      <w:r w:rsidRPr="006607F8">
        <w:rPr>
          <w:b/>
          <w:bCs/>
        </w:rPr>
        <w:t>SUBTOTALS DISPLAY</w:t>
      </w:r>
    </w:p>
    <w:p w14:paraId="0E75D503" w14:textId="4DA658E8" w:rsidR="006607F8" w:rsidRPr="006607F8" w:rsidRDefault="006607F8" w:rsidP="0043735F">
      <w:pPr>
        <w:rPr>
          <w:b/>
          <w:bCs/>
        </w:rPr>
      </w:pPr>
      <w:r>
        <w:rPr>
          <w:b/>
          <w:bCs/>
        </w:rPr>
        <w:t>PivotTable Tools (If this disappear- switch tabs and come back)</w:t>
      </w:r>
    </w:p>
    <w:p w14:paraId="778E88B3" w14:textId="6126FB2B" w:rsidR="006607F8" w:rsidRDefault="006607F8" w:rsidP="0043735F">
      <w:r>
        <w:rPr>
          <w:noProof/>
        </w:rPr>
        <w:drawing>
          <wp:inline distT="0" distB="0" distL="0" distR="0" wp14:anchorId="73830213" wp14:editId="541FAA83">
            <wp:extent cx="5802077" cy="36004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6380" cy="3603120"/>
                    </a:xfrm>
                    <a:prstGeom prst="rect">
                      <a:avLst/>
                    </a:prstGeom>
                  </pic:spPr>
                </pic:pic>
              </a:graphicData>
            </a:graphic>
          </wp:inline>
        </w:drawing>
      </w:r>
    </w:p>
    <w:p w14:paraId="2F7E9B94" w14:textId="27235961" w:rsidR="00695BE0" w:rsidRDefault="00695BE0" w:rsidP="0043735F"/>
    <w:p w14:paraId="1228A533" w14:textId="4672C8DA" w:rsidR="00695BE0" w:rsidRDefault="00695BE0" w:rsidP="0043735F">
      <w:r>
        <w:t xml:space="preserve">In the Sigma values, in the drop down </w:t>
      </w:r>
    </w:p>
    <w:p w14:paraId="5264F7C4" w14:textId="6589C2E9" w:rsidR="00DA6D04" w:rsidRDefault="00695BE0" w:rsidP="0043735F">
      <w:r w:rsidRPr="002303A7">
        <w:rPr>
          <w:b/>
          <w:bCs/>
        </w:rPr>
        <w:t>VALUE FIELD SETTINGS</w:t>
      </w:r>
    </w:p>
    <w:p w14:paraId="0485411D" w14:textId="0E0207A8" w:rsidR="002303A7" w:rsidRDefault="00695BE0" w:rsidP="0043735F">
      <w:pPr>
        <w:rPr>
          <w:b/>
          <w:bCs/>
        </w:rPr>
      </w:pPr>
      <w:r>
        <w:rPr>
          <w:noProof/>
        </w:rPr>
        <w:drawing>
          <wp:inline distT="0" distB="0" distL="0" distR="0" wp14:anchorId="0F167F59" wp14:editId="6D20211E">
            <wp:extent cx="2571601" cy="241300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7597" cy="2428009"/>
                    </a:xfrm>
                    <a:prstGeom prst="rect">
                      <a:avLst/>
                    </a:prstGeom>
                  </pic:spPr>
                </pic:pic>
              </a:graphicData>
            </a:graphic>
          </wp:inline>
        </w:drawing>
      </w:r>
    </w:p>
    <w:p w14:paraId="7EEC7CF6" w14:textId="5182EDC4" w:rsidR="009C5B08" w:rsidRDefault="009C5B08" w:rsidP="0043735F">
      <w:pPr>
        <w:rPr>
          <w:b/>
          <w:bCs/>
        </w:rPr>
      </w:pPr>
    </w:p>
    <w:p w14:paraId="26E8508C" w14:textId="1FC701B8" w:rsidR="009C5B08" w:rsidRDefault="009C5B08" w:rsidP="0043735F">
      <w:pPr>
        <w:rPr>
          <w:b/>
          <w:bCs/>
        </w:rPr>
      </w:pPr>
      <w:r>
        <w:rPr>
          <w:b/>
          <w:bCs/>
        </w:rPr>
        <w:t>Calculated Field/Column</w:t>
      </w:r>
      <w:r w:rsidR="00541C31">
        <w:rPr>
          <w:b/>
          <w:bCs/>
        </w:rPr>
        <w:t xml:space="preserve"> Field Items/Sets</w:t>
      </w:r>
    </w:p>
    <w:p w14:paraId="20F7CCC1" w14:textId="3B94A209" w:rsidR="009C5B08" w:rsidRDefault="009C5B08" w:rsidP="0043735F">
      <w:pPr>
        <w:rPr>
          <w:b/>
          <w:bCs/>
        </w:rPr>
      </w:pPr>
      <w:r>
        <w:rPr>
          <w:noProof/>
        </w:rPr>
        <w:drawing>
          <wp:inline distT="0" distB="0" distL="0" distR="0" wp14:anchorId="149F2131" wp14:editId="49B68D3F">
            <wp:extent cx="13983335" cy="39326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5224" cy="3938845"/>
                    </a:xfrm>
                    <a:prstGeom prst="rect">
                      <a:avLst/>
                    </a:prstGeom>
                  </pic:spPr>
                </pic:pic>
              </a:graphicData>
            </a:graphic>
          </wp:inline>
        </w:drawing>
      </w:r>
    </w:p>
    <w:p w14:paraId="5018F6A1" w14:textId="68BA63A4" w:rsidR="0011476C" w:rsidRDefault="0011476C" w:rsidP="0043735F">
      <w:pPr>
        <w:rPr>
          <w:b/>
          <w:bCs/>
        </w:rPr>
      </w:pPr>
    </w:p>
    <w:p w14:paraId="518D6CA9" w14:textId="398E6051" w:rsidR="0011476C" w:rsidRDefault="0011476C" w:rsidP="0043735F">
      <w:pPr>
        <w:rPr>
          <w:b/>
          <w:bCs/>
        </w:rPr>
      </w:pPr>
    </w:p>
    <w:p w14:paraId="2611E3DC" w14:textId="5D181343" w:rsidR="0011476C" w:rsidRDefault="0011476C" w:rsidP="0043735F">
      <w:pPr>
        <w:rPr>
          <w:b/>
          <w:bCs/>
        </w:rPr>
      </w:pPr>
      <w:r>
        <w:rPr>
          <w:b/>
          <w:bCs/>
        </w:rPr>
        <w:t>FILTERING USING SLICER</w:t>
      </w:r>
    </w:p>
    <w:p w14:paraId="7FA7D6A4" w14:textId="379DC29B" w:rsidR="0011476C" w:rsidRDefault="0011476C" w:rsidP="0043735F">
      <w:pPr>
        <w:rPr>
          <w:b/>
          <w:bCs/>
        </w:rPr>
      </w:pPr>
      <w:r>
        <w:rPr>
          <w:noProof/>
        </w:rPr>
        <w:drawing>
          <wp:inline distT="0" distB="0" distL="0" distR="0" wp14:anchorId="3A3F8ED3" wp14:editId="6534C77D">
            <wp:extent cx="9409333" cy="39179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21352" cy="3922954"/>
                    </a:xfrm>
                    <a:prstGeom prst="rect">
                      <a:avLst/>
                    </a:prstGeom>
                  </pic:spPr>
                </pic:pic>
              </a:graphicData>
            </a:graphic>
          </wp:inline>
        </w:drawing>
      </w:r>
    </w:p>
    <w:p w14:paraId="3C26E1A5" w14:textId="4499BF39" w:rsidR="0011476C" w:rsidRDefault="0011476C" w:rsidP="0043735F">
      <w:pPr>
        <w:rPr>
          <w:b/>
          <w:bCs/>
        </w:rPr>
      </w:pPr>
    </w:p>
    <w:p w14:paraId="5949B4D0" w14:textId="70B29A90" w:rsidR="00B668E4" w:rsidRDefault="003E1D26" w:rsidP="0043735F">
      <w:pPr>
        <w:rPr>
          <w:b/>
          <w:bCs/>
        </w:rPr>
      </w:pPr>
      <w:r>
        <w:rPr>
          <w:b/>
          <w:bCs/>
        </w:rPr>
        <w:t>FILTER OR SLICER APPLICATION TO ONLY ONE VISUAL IN POWER BI</w:t>
      </w:r>
    </w:p>
    <w:p w14:paraId="0EE08A90" w14:textId="6CF938A4" w:rsidR="003E1D26" w:rsidRDefault="003E1D26" w:rsidP="0043735F">
      <w:pPr>
        <w:rPr>
          <w:b/>
          <w:bCs/>
        </w:rPr>
      </w:pPr>
      <w:r>
        <w:rPr>
          <w:b/>
          <w:bCs/>
        </w:rPr>
        <w:t>Use Edit Interaction in Main Menu Format tab</w:t>
      </w:r>
    </w:p>
    <w:p w14:paraId="2FFEDE25" w14:textId="17C7432D" w:rsidR="003E1D26" w:rsidRDefault="00394A42" w:rsidP="0043735F">
      <w:pPr>
        <w:rPr>
          <w:b/>
          <w:bCs/>
        </w:rPr>
      </w:pPr>
      <w:r>
        <w:rPr>
          <w:noProof/>
        </w:rPr>
        <w:drawing>
          <wp:inline distT="0" distB="0" distL="0" distR="0" wp14:anchorId="5268CE24" wp14:editId="0D329B2A">
            <wp:extent cx="6934200" cy="367529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4011" cy="3685794"/>
                    </a:xfrm>
                    <a:prstGeom prst="rect">
                      <a:avLst/>
                    </a:prstGeom>
                  </pic:spPr>
                </pic:pic>
              </a:graphicData>
            </a:graphic>
          </wp:inline>
        </w:drawing>
      </w:r>
    </w:p>
    <w:p w14:paraId="7AC6D47A" w14:textId="77777777" w:rsidR="003E1D26" w:rsidRDefault="003E1D26" w:rsidP="0043735F">
      <w:pPr>
        <w:rPr>
          <w:b/>
          <w:bCs/>
        </w:rPr>
      </w:pPr>
    </w:p>
    <w:p w14:paraId="55C52D21" w14:textId="59A64473" w:rsidR="00B668E4" w:rsidRDefault="00B668E4" w:rsidP="0043735F">
      <w:pPr>
        <w:rPr>
          <w:b/>
          <w:bCs/>
        </w:rPr>
      </w:pPr>
      <w:r>
        <w:rPr>
          <w:b/>
          <w:bCs/>
        </w:rPr>
        <w:t>Importing RAW CSV for COVID Coronavirus</w:t>
      </w:r>
    </w:p>
    <w:p w14:paraId="5A9CE39D" w14:textId="4FD4F732" w:rsidR="00B668E4" w:rsidRDefault="00B668E4" w:rsidP="0043735F">
      <w:pPr>
        <w:rPr>
          <w:b/>
          <w:bCs/>
        </w:rPr>
      </w:pPr>
    </w:p>
    <w:p w14:paraId="381C07FD" w14:textId="2B5D7325" w:rsidR="00B668E4" w:rsidRDefault="00B52811" w:rsidP="0043735F">
      <w:hyperlink r:id="rId19" w:history="1">
        <w:r w:rsidR="00B668E4">
          <w:rPr>
            <w:rStyle w:val="Hyperlink"/>
          </w:rPr>
          <w:t>https://raw.githubusercontent.com/CSSEGISandData/COVID-19/master/csse_covid_19_data/csse_covid_19_time_series/time_series_19-covid-Deaths.csv</w:t>
        </w:r>
      </w:hyperlink>
    </w:p>
    <w:p w14:paraId="3B170D30" w14:textId="3559A29C" w:rsidR="00B668E4" w:rsidRDefault="00B52811" w:rsidP="0043735F">
      <w:hyperlink r:id="rId20" w:history="1">
        <w:r w:rsidR="00897A58">
          <w:rPr>
            <w:rStyle w:val="Hyperlink"/>
          </w:rPr>
          <w:t>https://pages.semanticscholar.org/coronavirus-research</w:t>
        </w:r>
      </w:hyperlink>
    </w:p>
    <w:p w14:paraId="012B8B2C" w14:textId="76AB4FF3" w:rsidR="00E550A0" w:rsidRDefault="00E550A0" w:rsidP="0043735F">
      <w:r w:rsidRPr="00E550A0">
        <w:rPr>
          <w:highlight w:val="darkYellow"/>
        </w:rPr>
        <w:t>SHOW REPORT FILTER PAGES:</w:t>
      </w:r>
      <w:r>
        <w:br/>
      </w:r>
    </w:p>
    <w:p w14:paraId="25270A26" w14:textId="7B0D6D43" w:rsidR="00E550A0" w:rsidRDefault="00E550A0" w:rsidP="0043735F">
      <w:r>
        <w:t>Explode the filter options into multiple worksheets- each worksheet will contain the pivot for only one filter element</w:t>
      </w:r>
    </w:p>
    <w:p w14:paraId="0449D0C9" w14:textId="215C977B" w:rsidR="00B668E4" w:rsidRDefault="00B668E4" w:rsidP="0043735F">
      <w:pPr>
        <w:rPr>
          <w:b/>
          <w:bCs/>
        </w:rPr>
      </w:pPr>
    </w:p>
    <w:p w14:paraId="782BFECE" w14:textId="0B77BD1D" w:rsidR="008B64BE" w:rsidRDefault="008B64BE" w:rsidP="0043735F">
      <w:pPr>
        <w:rPr>
          <w:b/>
          <w:bCs/>
        </w:rPr>
      </w:pPr>
      <w:r>
        <w:rPr>
          <w:b/>
          <w:bCs/>
        </w:rPr>
        <w:t>LINKING EXCEL CHART TO POWERPOINT</w:t>
      </w:r>
    </w:p>
    <w:p w14:paraId="0B9EAC79" w14:textId="0C35AA57" w:rsidR="008B64BE" w:rsidRDefault="008B64BE" w:rsidP="0043735F">
      <w:pPr>
        <w:rPr>
          <w:b/>
          <w:bCs/>
        </w:rPr>
      </w:pPr>
      <w:r>
        <w:rPr>
          <w:b/>
          <w:bCs/>
        </w:rPr>
        <w:t>Copy a chart and then past – but CHOOSE the appropriate paste option</w:t>
      </w:r>
    </w:p>
    <w:p w14:paraId="01D481DC" w14:textId="50868C82" w:rsidR="00B50297" w:rsidRDefault="00B50297" w:rsidP="0043735F">
      <w:pPr>
        <w:rPr>
          <w:b/>
          <w:bCs/>
        </w:rPr>
      </w:pPr>
    </w:p>
    <w:p w14:paraId="54C93FA2" w14:textId="15E1D98E" w:rsidR="00B50297" w:rsidRDefault="00B50297" w:rsidP="0043735F">
      <w:pPr>
        <w:rPr>
          <w:b/>
          <w:bCs/>
        </w:rPr>
      </w:pPr>
      <w:r>
        <w:rPr>
          <w:b/>
          <w:bCs/>
        </w:rPr>
        <w:t>CREATING MULTIPLE PIVOT TABLES</w:t>
      </w:r>
      <w:r w:rsidR="00202625">
        <w:rPr>
          <w:b/>
          <w:bCs/>
        </w:rPr>
        <w:br/>
      </w:r>
    </w:p>
    <w:p w14:paraId="1463E365" w14:textId="265B4E80" w:rsidR="00202625" w:rsidRDefault="00202625" w:rsidP="0043735F">
      <w:pPr>
        <w:rPr>
          <w:b/>
          <w:bCs/>
        </w:rPr>
      </w:pPr>
      <w:r>
        <w:rPr>
          <w:b/>
          <w:bCs/>
        </w:rPr>
        <w:t>When creating the pivot table you have the option of creating it in a NEW worksheet or existing worksheet</w:t>
      </w:r>
    </w:p>
    <w:p w14:paraId="17DF525A" w14:textId="6DF1E1B0" w:rsidR="00202625" w:rsidRDefault="00202625" w:rsidP="0043735F">
      <w:pPr>
        <w:rPr>
          <w:b/>
          <w:bCs/>
        </w:rPr>
      </w:pPr>
      <w:r>
        <w:rPr>
          <w:b/>
          <w:bCs/>
        </w:rPr>
        <w:t>You can select a PIVOT table with CTRL+A and paste</w:t>
      </w:r>
      <w:r w:rsidR="00CA3936">
        <w:rPr>
          <w:b/>
          <w:bCs/>
        </w:rPr>
        <w:t xml:space="preserve">  : Report connections</w:t>
      </w:r>
    </w:p>
    <w:p w14:paraId="736BFF2A" w14:textId="105E9992" w:rsidR="000128E4" w:rsidRDefault="000128E4" w:rsidP="0043735F">
      <w:pPr>
        <w:rPr>
          <w:b/>
          <w:bCs/>
        </w:rPr>
      </w:pPr>
      <w:r>
        <w:rPr>
          <w:b/>
          <w:bCs/>
        </w:rPr>
        <w:t>Slicers filter each other</w:t>
      </w:r>
    </w:p>
    <w:p w14:paraId="18362DA3" w14:textId="71819782" w:rsidR="00F11104" w:rsidRDefault="00F11104" w:rsidP="0043735F">
      <w:pPr>
        <w:rPr>
          <w:b/>
          <w:bCs/>
        </w:rPr>
      </w:pPr>
    </w:p>
    <w:p w14:paraId="139E5981" w14:textId="3CDC6655" w:rsidR="00F11104" w:rsidRDefault="00F11104" w:rsidP="0043735F">
      <w:pPr>
        <w:rPr>
          <w:b/>
          <w:bCs/>
        </w:rPr>
      </w:pPr>
    </w:p>
    <w:p w14:paraId="6E4E94C1" w14:textId="57ADB410" w:rsidR="00F11104" w:rsidRDefault="00F11104" w:rsidP="0043735F">
      <w:pPr>
        <w:rPr>
          <w:b/>
          <w:bCs/>
        </w:rPr>
      </w:pPr>
    </w:p>
    <w:p w14:paraId="3DE19EB5" w14:textId="139257E1" w:rsidR="00F11104" w:rsidRDefault="00F11104" w:rsidP="0043735F">
      <w:pPr>
        <w:rPr>
          <w:b/>
          <w:bCs/>
        </w:rPr>
      </w:pPr>
    </w:p>
    <w:p w14:paraId="70420935" w14:textId="3068387B" w:rsidR="00F11104" w:rsidRDefault="00F11104" w:rsidP="0043735F">
      <w:pPr>
        <w:rPr>
          <w:b/>
          <w:bCs/>
        </w:rPr>
      </w:pPr>
    </w:p>
    <w:p w14:paraId="294B94D6" w14:textId="415BB380" w:rsidR="00F11104" w:rsidRDefault="00F11104" w:rsidP="0043735F">
      <w:pPr>
        <w:rPr>
          <w:b/>
          <w:bCs/>
        </w:rPr>
      </w:pPr>
      <w:r>
        <w:rPr>
          <w:b/>
          <w:bCs/>
        </w:rPr>
        <w:t>POWER BI LEARNING:</w:t>
      </w:r>
      <w:r>
        <w:rPr>
          <w:b/>
          <w:bCs/>
        </w:rPr>
        <w:br/>
      </w:r>
      <w:r>
        <w:rPr>
          <w:b/>
          <w:bCs/>
        </w:rPr>
        <w:br/>
        <w:t>Could not convert a text date to Date:</w:t>
      </w:r>
    </w:p>
    <w:p w14:paraId="62EDA040" w14:textId="617E3EEE" w:rsidR="00F11104" w:rsidRDefault="00F11104" w:rsidP="0043735F">
      <w:pPr>
        <w:rPr>
          <w:b/>
          <w:bCs/>
        </w:rPr>
      </w:pPr>
      <w:r>
        <w:rPr>
          <w:b/>
          <w:bCs/>
        </w:rPr>
        <w:t>Right click and split the text column with delimiter /</w:t>
      </w:r>
    </w:p>
    <w:p w14:paraId="434110D2" w14:textId="34D06977" w:rsidR="00F11104" w:rsidRDefault="00F11104" w:rsidP="0043735F">
      <w:pPr>
        <w:rPr>
          <w:b/>
          <w:bCs/>
        </w:rPr>
      </w:pPr>
      <w:r>
        <w:rPr>
          <w:b/>
          <w:bCs/>
        </w:rPr>
        <w:t>Delete the columns with date = 20</w:t>
      </w:r>
    </w:p>
    <w:p w14:paraId="3A6ABA12" w14:textId="5E21AB0E" w:rsidR="00F11104" w:rsidRDefault="00F11104" w:rsidP="0043735F">
      <w:pPr>
        <w:rPr>
          <w:b/>
          <w:bCs/>
        </w:rPr>
      </w:pPr>
      <w:r>
        <w:rPr>
          <w:b/>
          <w:bCs/>
        </w:rPr>
        <w:t>Create custom column with Year 2020</w:t>
      </w:r>
    </w:p>
    <w:p w14:paraId="4CAC118D" w14:textId="6A42E5BB" w:rsidR="00F11104" w:rsidRDefault="00F11104" w:rsidP="0043735F">
      <w:pPr>
        <w:rPr>
          <w:b/>
          <w:bCs/>
        </w:rPr>
      </w:pPr>
      <w:r>
        <w:rPr>
          <w:b/>
          <w:bCs/>
        </w:rPr>
        <w:t>Merge the date, month and year = 2020 column with custom delimiter /</w:t>
      </w:r>
    </w:p>
    <w:p w14:paraId="2374242E" w14:textId="76200C12" w:rsidR="00F11104" w:rsidRDefault="00F11104" w:rsidP="0043735F">
      <w:pPr>
        <w:rPr>
          <w:b/>
          <w:bCs/>
        </w:rPr>
      </w:pPr>
      <w:r>
        <w:rPr>
          <w:b/>
          <w:bCs/>
        </w:rPr>
        <w:t>Convert this date in text to date – there are no more issues</w:t>
      </w:r>
    </w:p>
    <w:p w14:paraId="467C1004" w14:textId="207F3E80" w:rsidR="009D5007" w:rsidRDefault="009D5007" w:rsidP="0043735F">
      <w:pPr>
        <w:rPr>
          <w:b/>
          <w:bCs/>
        </w:rPr>
      </w:pPr>
    </w:p>
    <w:p w14:paraId="4C8D6E32" w14:textId="68C948C2" w:rsidR="009D5007" w:rsidRDefault="009D5007" w:rsidP="0043735F">
      <w:pPr>
        <w:rPr>
          <w:b/>
          <w:bCs/>
        </w:rPr>
      </w:pPr>
    </w:p>
    <w:p w14:paraId="0CF91717" w14:textId="4AF79450" w:rsidR="009D5007" w:rsidRDefault="009D5007" w:rsidP="0043735F">
      <w:pPr>
        <w:rPr>
          <w:b/>
          <w:bCs/>
        </w:rPr>
      </w:pPr>
    </w:p>
    <w:p w14:paraId="17019B6E" w14:textId="7467BF69" w:rsidR="009D5007" w:rsidRDefault="009D5007" w:rsidP="0043735F">
      <w:pPr>
        <w:rPr>
          <w:b/>
          <w:bCs/>
        </w:rPr>
      </w:pPr>
      <w:r>
        <w:rPr>
          <w:b/>
          <w:bCs/>
        </w:rPr>
        <w:t>Creating a custom List for Sort.</w:t>
      </w:r>
    </w:p>
    <w:p w14:paraId="4B2724AB" w14:textId="37B681F9" w:rsidR="009D5007" w:rsidRDefault="009D5007" w:rsidP="0043735F">
      <w:pPr>
        <w:rPr>
          <w:b/>
          <w:bCs/>
        </w:rPr>
      </w:pPr>
    </w:p>
    <w:p w14:paraId="6FA4FCBB" w14:textId="5F3331A0" w:rsidR="009D5007" w:rsidRDefault="009D5007" w:rsidP="0043735F">
      <w:pPr>
        <w:rPr>
          <w:b/>
          <w:bCs/>
        </w:rPr>
      </w:pPr>
      <w:r>
        <w:rPr>
          <w:b/>
          <w:bCs/>
        </w:rPr>
        <w:t>Just like FlashFill, you have to give Excel a clue. Place your list of items sorted in the way you want them to appear in a column and select that list</w:t>
      </w:r>
    </w:p>
    <w:p w14:paraId="4A03BA5D" w14:textId="474A51F7" w:rsidR="009D5007" w:rsidRDefault="009D5007" w:rsidP="0043735F">
      <w:pPr>
        <w:rPr>
          <w:b/>
          <w:bCs/>
        </w:rPr>
      </w:pPr>
      <w:r>
        <w:rPr>
          <w:b/>
          <w:bCs/>
        </w:rPr>
        <w:t>Open File-&gt; Options-&gt;Advanced-&gt; Edit Custom list</w:t>
      </w:r>
    </w:p>
    <w:p w14:paraId="09375823" w14:textId="45435B02" w:rsidR="009D5007" w:rsidRDefault="007071D7" w:rsidP="0043735F">
      <w:pPr>
        <w:rPr>
          <w:b/>
          <w:bCs/>
        </w:rPr>
      </w:pPr>
      <w:r>
        <w:rPr>
          <w:b/>
          <w:bCs/>
        </w:rPr>
        <w:t>Add the selected list to this along with the Jan, Feb…</w:t>
      </w:r>
    </w:p>
    <w:p w14:paraId="440740BB" w14:textId="654B1A13" w:rsidR="00125BBA" w:rsidRDefault="00125BBA" w:rsidP="0043735F">
      <w:pPr>
        <w:rPr>
          <w:b/>
          <w:bCs/>
        </w:rPr>
      </w:pPr>
    </w:p>
    <w:p w14:paraId="0D344A6F" w14:textId="2A183DA5" w:rsidR="00125BBA" w:rsidRDefault="00125BBA" w:rsidP="0043735F">
      <w:pPr>
        <w:rPr>
          <w:b/>
          <w:bCs/>
        </w:rPr>
      </w:pPr>
    </w:p>
    <w:p w14:paraId="7F01BB0E" w14:textId="1328FA44" w:rsidR="00125BBA" w:rsidRDefault="00125BBA" w:rsidP="0043735F">
      <w:pPr>
        <w:rPr>
          <w:b/>
          <w:bCs/>
        </w:rPr>
      </w:pPr>
      <w:r>
        <w:rPr>
          <w:b/>
          <w:bCs/>
        </w:rPr>
        <w:t>Cleaning Data:</w:t>
      </w:r>
    </w:p>
    <w:p w14:paraId="2615C398" w14:textId="74A95757" w:rsidR="00125BBA" w:rsidRDefault="00125BBA" w:rsidP="00125BBA">
      <w:pPr>
        <w:pStyle w:val="ListParagraph"/>
        <w:numPr>
          <w:ilvl w:val="0"/>
          <w:numId w:val="16"/>
        </w:numPr>
        <w:rPr>
          <w:b/>
          <w:bCs/>
        </w:rPr>
      </w:pPr>
      <w:r>
        <w:rPr>
          <w:b/>
          <w:bCs/>
        </w:rPr>
        <w:t>Creating Group from items in a column</w:t>
      </w:r>
    </w:p>
    <w:p w14:paraId="1F889F31" w14:textId="1A761A69" w:rsidR="00125BBA" w:rsidRDefault="00DB5172" w:rsidP="00125BBA">
      <w:pPr>
        <w:pStyle w:val="ListParagraph"/>
        <w:rPr>
          <w:b/>
          <w:bCs/>
        </w:rPr>
      </w:pPr>
      <w:r>
        <w:rPr>
          <w:b/>
          <w:bCs/>
        </w:rPr>
        <w:t>Select the items that belong to  a group – right click and select Group</w:t>
      </w:r>
    </w:p>
    <w:p w14:paraId="3FDFDFD3" w14:textId="3563C43A" w:rsidR="00CF7581" w:rsidRDefault="00CF7581" w:rsidP="00125BBA">
      <w:pPr>
        <w:pStyle w:val="ListParagraph"/>
        <w:rPr>
          <w:b/>
          <w:bCs/>
        </w:rPr>
      </w:pPr>
      <w:r>
        <w:rPr>
          <w:b/>
          <w:bCs/>
        </w:rPr>
        <w:t>Grouping for Misspellings</w:t>
      </w:r>
    </w:p>
    <w:p w14:paraId="0A785D55" w14:textId="4A3A38F4" w:rsidR="00CF7581" w:rsidRDefault="001B416E" w:rsidP="00125BBA">
      <w:pPr>
        <w:pStyle w:val="ListParagraph"/>
        <w:rPr>
          <w:b/>
          <w:bCs/>
        </w:rPr>
      </w:pPr>
      <w:r>
        <w:rPr>
          <w:b/>
          <w:bCs/>
        </w:rPr>
        <w:t xml:space="preserve">It is better to </w:t>
      </w:r>
      <w:r w:rsidR="00362770">
        <w:rPr>
          <w:b/>
          <w:bCs/>
        </w:rPr>
        <w:t>o</w:t>
      </w:r>
      <w:r>
        <w:rPr>
          <w:b/>
          <w:bCs/>
        </w:rPr>
        <w:t>rganize all your data into a table naming each item into a group and subgroup and create this is one shot</w:t>
      </w:r>
    </w:p>
    <w:p w14:paraId="7DC50DCD" w14:textId="36A7C22E" w:rsidR="001B416E" w:rsidRDefault="001B416E" w:rsidP="00125BBA">
      <w:pPr>
        <w:pStyle w:val="ListParagraph"/>
        <w:rPr>
          <w:b/>
          <w:bCs/>
        </w:rPr>
      </w:pPr>
    </w:p>
    <w:p w14:paraId="5CD13ADF" w14:textId="754F9260" w:rsidR="00362770" w:rsidRDefault="00362770" w:rsidP="00125BBA">
      <w:pPr>
        <w:pStyle w:val="ListParagraph"/>
        <w:rPr>
          <w:b/>
          <w:bCs/>
        </w:rPr>
      </w:pPr>
      <w:r>
        <w:rPr>
          <w:b/>
          <w:bCs/>
        </w:rPr>
        <w:t>TO create a table out of data – Select the table and hit Insert table</w:t>
      </w:r>
    </w:p>
    <w:p w14:paraId="08AF64C4" w14:textId="7E651EDF" w:rsidR="006E241F" w:rsidRDefault="006E241F" w:rsidP="00125BBA">
      <w:pPr>
        <w:pStyle w:val="ListParagraph"/>
        <w:rPr>
          <w:b/>
          <w:bCs/>
        </w:rPr>
      </w:pPr>
      <w:r w:rsidRPr="006E241F">
        <w:rPr>
          <w:b/>
          <w:bCs/>
        </w:rPr>
        <w:t>=VLOOKUP([@Product],Categories12,2,0)</w:t>
      </w:r>
    </w:p>
    <w:p w14:paraId="085E43BB" w14:textId="04CC7D0C" w:rsidR="00331E59" w:rsidRDefault="00B52811" w:rsidP="00125BBA">
      <w:pPr>
        <w:pStyle w:val="ListParagraph"/>
        <w:rPr>
          <w:rStyle w:val="Hyperlink"/>
        </w:rPr>
      </w:pPr>
      <w:hyperlink r:id="rId21" w:history="1">
        <w:r w:rsidR="00331E59">
          <w:rPr>
            <w:rStyle w:val="Hyperlink"/>
          </w:rPr>
          <w:t>https://efficiency365.wordpress.com/2014/10/19/custom-date-grouping-using-vlookup/</w:t>
        </w:r>
      </w:hyperlink>
    </w:p>
    <w:p w14:paraId="33E5D940" w14:textId="1EB251A4" w:rsidR="003E1D26" w:rsidRDefault="003E1D26" w:rsidP="00125BBA">
      <w:pPr>
        <w:pStyle w:val="ListParagraph"/>
        <w:rPr>
          <w:rStyle w:val="Hyperlink"/>
        </w:rPr>
      </w:pPr>
    </w:p>
    <w:p w14:paraId="39F2CD9B" w14:textId="32C682A9" w:rsidR="003E1D26" w:rsidRDefault="003E1D26" w:rsidP="00125BBA">
      <w:pPr>
        <w:pStyle w:val="ListParagraph"/>
        <w:rPr>
          <w:rStyle w:val="Hyperlink"/>
        </w:rPr>
      </w:pPr>
    </w:p>
    <w:p w14:paraId="048F4E96" w14:textId="537CD885" w:rsidR="003E1D26" w:rsidRDefault="00DE7013" w:rsidP="00125BBA">
      <w:pPr>
        <w:pStyle w:val="ListParagraph"/>
        <w:rPr>
          <w:b/>
          <w:bCs/>
        </w:rPr>
      </w:pPr>
      <w:r>
        <w:rPr>
          <w:b/>
          <w:bCs/>
        </w:rPr>
        <w:t>DAX VERTIPAQ learning from pluralSight Eugene Meidenger</w:t>
      </w:r>
    </w:p>
    <w:p w14:paraId="778B4D7D" w14:textId="3628B92F" w:rsidR="00DE7013" w:rsidRDefault="00DE7013" w:rsidP="00125BBA">
      <w:pPr>
        <w:pStyle w:val="ListParagraph"/>
        <w:rPr>
          <w:b/>
          <w:bCs/>
        </w:rPr>
      </w:pPr>
    </w:p>
    <w:p w14:paraId="535514D1" w14:textId="748B2865" w:rsidR="00DE7013" w:rsidRDefault="00DE7013" w:rsidP="00125BBA">
      <w:pPr>
        <w:pStyle w:val="ListParagraph"/>
        <w:rPr>
          <w:b/>
          <w:bCs/>
        </w:rPr>
      </w:pPr>
      <w:r>
        <w:rPr>
          <w:b/>
          <w:bCs/>
        </w:rPr>
        <w:t>Compressing data , columnar</w:t>
      </w:r>
    </w:p>
    <w:p w14:paraId="1999B3AA" w14:textId="388E35BC" w:rsidR="00DE7013" w:rsidRDefault="00DE7013" w:rsidP="00125BBA">
      <w:pPr>
        <w:pStyle w:val="ListParagraph"/>
        <w:rPr>
          <w:b/>
          <w:bCs/>
        </w:rPr>
      </w:pPr>
    </w:p>
    <w:p w14:paraId="42B030E2" w14:textId="03854FCF" w:rsidR="00DE7013" w:rsidRDefault="00DE7013" w:rsidP="00125BBA">
      <w:pPr>
        <w:pStyle w:val="ListParagraph"/>
        <w:rPr>
          <w:b/>
          <w:bCs/>
        </w:rPr>
      </w:pPr>
      <w:r>
        <w:rPr>
          <w:b/>
          <w:bCs/>
        </w:rPr>
        <w:t>Value Encoding : Have  a base such as 8600000 and then store only the deltas</w:t>
      </w:r>
    </w:p>
    <w:p w14:paraId="2C53587F" w14:textId="4910F6BA" w:rsidR="00DE7013" w:rsidRDefault="00DE7013" w:rsidP="00125BBA">
      <w:pPr>
        <w:pStyle w:val="ListParagraph"/>
        <w:rPr>
          <w:b/>
          <w:bCs/>
        </w:rPr>
      </w:pPr>
      <w:r>
        <w:rPr>
          <w:b/>
          <w:bCs/>
        </w:rPr>
        <w:t>Dictionary Encoding : Hash table  ( map it to a smaller key)</w:t>
      </w:r>
    </w:p>
    <w:p w14:paraId="2AD60FB1" w14:textId="53CDA9F2" w:rsidR="00DE7013" w:rsidRDefault="00281EAC" w:rsidP="00125BBA">
      <w:pPr>
        <w:pStyle w:val="ListParagraph"/>
        <w:rPr>
          <w:b/>
          <w:bCs/>
        </w:rPr>
      </w:pPr>
      <w:r>
        <w:rPr>
          <w:b/>
          <w:bCs/>
        </w:rPr>
        <w:t>Run-length encoding</w:t>
      </w:r>
      <w:r w:rsidR="00DE7013">
        <w:rPr>
          <w:b/>
          <w:bCs/>
        </w:rPr>
        <w:t>—store the number of times the same value appears like all 30 r</w:t>
      </w:r>
      <w:r>
        <w:rPr>
          <w:b/>
          <w:bCs/>
        </w:rPr>
        <w:t>o</w:t>
      </w:r>
      <w:r w:rsidR="00DE7013">
        <w:rPr>
          <w:b/>
          <w:bCs/>
        </w:rPr>
        <w:t>ws contain Maryland</w:t>
      </w:r>
    </w:p>
    <w:p w14:paraId="13FD798B" w14:textId="3095C81E" w:rsidR="007E1B7E" w:rsidRDefault="007E1B7E" w:rsidP="00125BBA">
      <w:pPr>
        <w:pStyle w:val="ListParagraph"/>
        <w:rPr>
          <w:b/>
          <w:bCs/>
        </w:rPr>
      </w:pPr>
    </w:p>
    <w:p w14:paraId="7D2AE503" w14:textId="71A0942E" w:rsidR="00A16962" w:rsidRDefault="00A16962" w:rsidP="00125BBA">
      <w:pPr>
        <w:pStyle w:val="ListParagraph"/>
        <w:rPr>
          <w:b/>
          <w:bCs/>
        </w:rPr>
      </w:pPr>
    </w:p>
    <w:p w14:paraId="38619EB9" w14:textId="15A509BB" w:rsidR="00A16962" w:rsidRDefault="00A16962" w:rsidP="00125BBA">
      <w:pPr>
        <w:pStyle w:val="ListParagraph"/>
        <w:rPr>
          <w:b/>
          <w:bCs/>
        </w:rPr>
      </w:pPr>
      <w:r>
        <w:rPr>
          <w:b/>
          <w:bCs/>
        </w:rPr>
        <w:t>WHAT WOULD I CHANGE BACK IN LEASEACCELERATOR</w:t>
      </w:r>
    </w:p>
    <w:p w14:paraId="77730407" w14:textId="126E6A1F" w:rsidR="00A16962" w:rsidRDefault="00A16962" w:rsidP="00125BBA">
      <w:pPr>
        <w:pStyle w:val="ListParagraph"/>
        <w:rPr>
          <w:b/>
          <w:bCs/>
        </w:rPr>
      </w:pPr>
    </w:p>
    <w:p w14:paraId="30E9D831" w14:textId="2B1BB0FE" w:rsidR="00A16962" w:rsidRDefault="00A16962" w:rsidP="00A16962">
      <w:pPr>
        <w:pStyle w:val="ListParagraph"/>
        <w:numPr>
          <w:ilvl w:val="0"/>
          <w:numId w:val="20"/>
        </w:numPr>
        <w:rPr>
          <w:b/>
          <w:bCs/>
        </w:rPr>
      </w:pPr>
      <w:r>
        <w:rPr>
          <w:b/>
          <w:bCs/>
        </w:rPr>
        <w:t>Ask them to download and use PowerBI</w:t>
      </w:r>
    </w:p>
    <w:p w14:paraId="0D0C4CED" w14:textId="17A4C7E4" w:rsidR="00A16962" w:rsidRDefault="00A16962" w:rsidP="00A16962">
      <w:pPr>
        <w:pStyle w:val="ListParagraph"/>
        <w:numPr>
          <w:ilvl w:val="0"/>
          <w:numId w:val="20"/>
        </w:numPr>
        <w:rPr>
          <w:b/>
          <w:bCs/>
        </w:rPr>
      </w:pPr>
      <w:r>
        <w:rPr>
          <w:b/>
          <w:bCs/>
        </w:rPr>
        <w:t>Use Excel tables and NAME THE TABLES</w:t>
      </w:r>
    </w:p>
    <w:p w14:paraId="2795416F" w14:textId="63BAF33B" w:rsidR="009E360F" w:rsidRDefault="009E360F" w:rsidP="00A16962">
      <w:pPr>
        <w:pStyle w:val="ListParagraph"/>
        <w:numPr>
          <w:ilvl w:val="0"/>
          <w:numId w:val="20"/>
        </w:numPr>
        <w:rPr>
          <w:b/>
          <w:bCs/>
        </w:rPr>
      </w:pPr>
      <w:r>
        <w:rPr>
          <w:b/>
          <w:bCs/>
        </w:rPr>
        <w:t>DoubleClicking leads to contributing rows</w:t>
      </w:r>
    </w:p>
    <w:p w14:paraId="2B29EBDC" w14:textId="77777777" w:rsidR="00A16962" w:rsidRDefault="00A16962" w:rsidP="00A16962">
      <w:pPr>
        <w:pStyle w:val="ListParagraph"/>
        <w:ind w:left="1080"/>
        <w:rPr>
          <w:b/>
          <w:bCs/>
        </w:rPr>
      </w:pPr>
    </w:p>
    <w:p w14:paraId="0A4A9F13" w14:textId="6BC551C6" w:rsidR="007E1B7E" w:rsidRDefault="007E1B7E" w:rsidP="00125BBA">
      <w:pPr>
        <w:pStyle w:val="ListParagraph"/>
        <w:rPr>
          <w:b/>
          <w:bCs/>
        </w:rPr>
      </w:pPr>
    </w:p>
    <w:p w14:paraId="0C2EC513" w14:textId="77777777" w:rsidR="007E1B7E" w:rsidRDefault="007E1B7E" w:rsidP="00125BBA">
      <w:pPr>
        <w:pStyle w:val="ListParagraph"/>
        <w:rPr>
          <w:b/>
          <w:bCs/>
        </w:rPr>
      </w:pPr>
      <w:r w:rsidRPr="002466C3">
        <w:rPr>
          <w:b/>
          <w:bCs/>
          <w:highlight w:val="green"/>
        </w:rPr>
        <w:t>EDX POWERBI</w:t>
      </w:r>
    </w:p>
    <w:p w14:paraId="0BDF09C6" w14:textId="117561FA" w:rsidR="007E1B7E" w:rsidRDefault="007E1B7E" w:rsidP="00125BBA">
      <w:pPr>
        <w:pStyle w:val="ListParagraph"/>
        <w:rPr>
          <w:b/>
          <w:bCs/>
        </w:rPr>
      </w:pPr>
      <w:r>
        <w:rPr>
          <w:b/>
          <w:bCs/>
        </w:rPr>
        <w:t>DEV.powerbi.com</w:t>
      </w:r>
    </w:p>
    <w:p w14:paraId="5F3C7BAD" w14:textId="2E617D1B" w:rsidR="007E1B7E" w:rsidRDefault="007E1B7E" w:rsidP="00125BBA">
      <w:pPr>
        <w:pStyle w:val="ListParagraph"/>
        <w:rPr>
          <w:b/>
          <w:bCs/>
        </w:rPr>
      </w:pPr>
    </w:p>
    <w:p w14:paraId="6D0945CE" w14:textId="09547D5E" w:rsidR="007E1B7E" w:rsidRDefault="00B52811" w:rsidP="00125BBA">
      <w:pPr>
        <w:pStyle w:val="ListParagraph"/>
        <w:rPr>
          <w:rStyle w:val="Hyperlink"/>
        </w:rPr>
      </w:pPr>
      <w:hyperlink r:id="rId22" w:history="1">
        <w:r w:rsidR="004F1AF5">
          <w:rPr>
            <w:rStyle w:val="Hyperlink"/>
          </w:rPr>
          <w:t>https://docs.microsoft.com/en-us/rest/api/power-bi/?redirectedfrom=MSDN</w:t>
        </w:r>
      </w:hyperlink>
    </w:p>
    <w:p w14:paraId="095A4283" w14:textId="66B65A61" w:rsidR="00952516" w:rsidRDefault="00952516" w:rsidP="00125BBA">
      <w:pPr>
        <w:pStyle w:val="ListParagraph"/>
        <w:rPr>
          <w:rStyle w:val="Hyperlink"/>
        </w:rPr>
      </w:pPr>
    </w:p>
    <w:p w14:paraId="7CB61D51" w14:textId="41D2F068" w:rsidR="00952516" w:rsidRDefault="00952516" w:rsidP="00125BBA">
      <w:pPr>
        <w:pStyle w:val="ListParagraph"/>
        <w:rPr>
          <w:rStyle w:val="Hyperlink"/>
        </w:rPr>
      </w:pPr>
      <w:r>
        <w:rPr>
          <w:rStyle w:val="Hyperlink"/>
        </w:rPr>
        <w:t xml:space="preserve">SQLSERVER PYTHON : </w:t>
      </w:r>
      <w:hyperlink r:id="rId23" w:history="1">
        <w:r>
          <w:rPr>
            <w:rStyle w:val="Hyperlink"/>
          </w:rPr>
          <w:t>https://github.com/STATCowboy/snakecharmer-intro</w:t>
        </w:r>
      </w:hyperlink>
    </w:p>
    <w:p w14:paraId="5FC7A45F" w14:textId="4AE4D0B4" w:rsidR="00DC0F4F" w:rsidRDefault="00DC0F4F" w:rsidP="00125BBA">
      <w:pPr>
        <w:pStyle w:val="ListParagraph"/>
        <w:rPr>
          <w:rStyle w:val="Hyperlink"/>
        </w:rPr>
      </w:pPr>
    </w:p>
    <w:p w14:paraId="472759A4" w14:textId="5E38B082" w:rsidR="003F3CEB" w:rsidRDefault="003F3CEB" w:rsidP="00125BBA">
      <w:pPr>
        <w:pStyle w:val="ListParagraph"/>
        <w:rPr>
          <w:rStyle w:val="Hyperlink"/>
        </w:rPr>
      </w:pPr>
      <w:r>
        <w:rPr>
          <w:rStyle w:val="Hyperlink"/>
        </w:rPr>
        <w:t>GIT FILES:</w:t>
      </w:r>
    </w:p>
    <w:p w14:paraId="3FD84CB5" w14:textId="04559D5E" w:rsidR="003F3CEB" w:rsidRDefault="00B52811" w:rsidP="00125BBA">
      <w:pPr>
        <w:pStyle w:val="ListParagraph"/>
        <w:rPr>
          <w:rStyle w:val="Hyperlink"/>
        </w:rPr>
      </w:pPr>
      <w:hyperlink r:id="rId24" w:history="1">
        <w:r w:rsidR="003F3CEB">
          <w:rPr>
            <w:rStyle w:val="Hyperlink"/>
          </w:rPr>
          <w:t>https://github.com/MicrosoftLearning/Analyzing-Visualizing-Data-PowerBI/tree/master/Lab1</w:t>
        </w:r>
      </w:hyperlink>
    </w:p>
    <w:p w14:paraId="7210D66D" w14:textId="0AFF0E8F" w:rsidR="00DC0F4F" w:rsidRDefault="00DC0F4F" w:rsidP="00125BBA">
      <w:pPr>
        <w:pStyle w:val="ListParagraph"/>
        <w:rPr>
          <w:rStyle w:val="Hyperlink"/>
        </w:rPr>
      </w:pPr>
    </w:p>
    <w:p w14:paraId="75DE3A45" w14:textId="3C7E086F" w:rsidR="00DC0F4F" w:rsidRDefault="00DC0F4F" w:rsidP="00125BBA">
      <w:pPr>
        <w:pStyle w:val="ListParagraph"/>
        <w:rPr>
          <w:rStyle w:val="Hyperlink"/>
        </w:rPr>
      </w:pPr>
      <w:r>
        <w:rPr>
          <w:rStyle w:val="Hyperlink"/>
        </w:rPr>
        <w:t>WORK EMAIL FOR POWER BI</w:t>
      </w:r>
    </w:p>
    <w:p w14:paraId="4A166CF8" w14:textId="3F736B3B" w:rsidR="00DC0F4F" w:rsidRDefault="00B52811" w:rsidP="00125BBA">
      <w:pPr>
        <w:pStyle w:val="ListParagraph"/>
      </w:pPr>
      <w:hyperlink r:id="rId25" w:history="1">
        <w:r w:rsidR="00DC0F4F">
          <w:rPr>
            <w:rStyle w:val="Hyperlink"/>
          </w:rPr>
          <w:t>https://www.youtube.com/watch?v=uZyy_qqRPiU</w:t>
        </w:r>
      </w:hyperlink>
    </w:p>
    <w:p w14:paraId="277187A3" w14:textId="375BD065" w:rsidR="00C15CB4" w:rsidRDefault="00FF2CC9" w:rsidP="00125BBA">
      <w:pPr>
        <w:pStyle w:val="ListParagraph"/>
        <w:rPr>
          <w:b/>
          <w:bCs/>
        </w:rPr>
      </w:pPr>
      <w:r w:rsidRPr="002466C3">
        <w:rPr>
          <w:rFonts w:ascii="Helvetica" w:hAnsi="Helvetica" w:cs="Helvetica"/>
          <w:color w:val="000000"/>
          <w:sz w:val="21"/>
          <w:szCs w:val="21"/>
          <w:highlight w:val="green"/>
          <w:shd w:val="clear" w:color="auto" w:fill="FFFFFF"/>
        </w:rPr>
        <w:t>sjtalkar@getcertified.onmicrosoft.com</w:t>
      </w:r>
    </w:p>
    <w:p w14:paraId="6E6D38AB" w14:textId="4EF89388" w:rsidR="00055495" w:rsidRDefault="00055495" w:rsidP="00125BBA">
      <w:pPr>
        <w:pStyle w:val="ListParagraph"/>
        <w:rPr>
          <w:b/>
          <w:bCs/>
        </w:rPr>
      </w:pPr>
    </w:p>
    <w:p w14:paraId="31409A01" w14:textId="1660EACA" w:rsidR="00B9244D" w:rsidRDefault="00B9244D" w:rsidP="00125BBA">
      <w:pPr>
        <w:pStyle w:val="ListParagraph"/>
        <w:rPr>
          <w:b/>
          <w:bCs/>
        </w:rPr>
      </w:pPr>
    </w:p>
    <w:p w14:paraId="1F1BF35E" w14:textId="61861924" w:rsidR="00B9244D" w:rsidRDefault="00B52811" w:rsidP="00125BBA">
      <w:pPr>
        <w:pStyle w:val="ListParagraph"/>
        <w:rPr>
          <w:b/>
          <w:bCs/>
        </w:rPr>
      </w:pPr>
      <w:hyperlink r:id="rId26" w:history="1">
        <w:r w:rsidR="00B9244D">
          <w:rPr>
            <w:rStyle w:val="Hyperlink"/>
          </w:rPr>
          <w:t>https://gis.cdc.gov/grasp/fluview/fluportaldashboard.html</w:t>
        </w:r>
      </w:hyperlink>
    </w:p>
    <w:p w14:paraId="3655D094" w14:textId="24154CFB" w:rsidR="00055495" w:rsidRDefault="00055495" w:rsidP="00125BBA">
      <w:pPr>
        <w:pStyle w:val="ListParagraph"/>
        <w:rPr>
          <w:b/>
          <w:bCs/>
        </w:rPr>
      </w:pPr>
      <w:r>
        <w:rPr>
          <w:b/>
          <w:bCs/>
        </w:rPr>
        <w:t>DataScience and bang</w:t>
      </w:r>
    </w:p>
    <w:p w14:paraId="6036FD38" w14:textId="6EE0A2EB" w:rsidR="008E4F4E" w:rsidRDefault="008E4F4E" w:rsidP="00125BBA">
      <w:pPr>
        <w:pStyle w:val="ListParagraph"/>
        <w:rPr>
          <w:b/>
          <w:bCs/>
        </w:rPr>
      </w:pPr>
    </w:p>
    <w:p w14:paraId="3AD70330" w14:textId="24409223" w:rsidR="00123090" w:rsidRDefault="00123090" w:rsidP="00125BBA">
      <w:pPr>
        <w:pStyle w:val="ListParagraph"/>
        <w:rPr>
          <w:b/>
          <w:bCs/>
        </w:rPr>
      </w:pPr>
      <w:r>
        <w:rPr>
          <w:b/>
          <w:bCs/>
        </w:rPr>
        <w:t>DAX FORMATTER :</w:t>
      </w:r>
    </w:p>
    <w:p w14:paraId="5C331870" w14:textId="2F3D7038" w:rsidR="00123090" w:rsidRDefault="00123090" w:rsidP="00125BBA">
      <w:pPr>
        <w:pStyle w:val="ListParagraph"/>
        <w:rPr>
          <w:b/>
          <w:bCs/>
        </w:rPr>
      </w:pPr>
    </w:p>
    <w:p w14:paraId="6306E950" w14:textId="0DEBCDF7" w:rsidR="00123090" w:rsidRDefault="00123090" w:rsidP="00125BBA">
      <w:pPr>
        <w:pStyle w:val="ListParagraph"/>
        <w:rPr>
          <w:b/>
          <w:bCs/>
        </w:rPr>
      </w:pPr>
      <w:r>
        <w:rPr>
          <w:b/>
          <w:bCs/>
        </w:rPr>
        <w:t>DAXFORMATTER.COM</w:t>
      </w:r>
    </w:p>
    <w:p w14:paraId="178B5528" w14:textId="574EAE6E" w:rsidR="00123090" w:rsidRDefault="00123090" w:rsidP="00125BBA">
      <w:pPr>
        <w:pStyle w:val="ListParagraph"/>
        <w:rPr>
          <w:b/>
          <w:bCs/>
        </w:rPr>
      </w:pPr>
    </w:p>
    <w:p w14:paraId="00869612" w14:textId="77777777" w:rsidR="00123090" w:rsidRDefault="00123090" w:rsidP="00125BBA">
      <w:pPr>
        <w:pStyle w:val="ListParagraph"/>
        <w:rPr>
          <w:b/>
          <w:bCs/>
        </w:rPr>
      </w:pPr>
    </w:p>
    <w:p w14:paraId="7F8D8C66" w14:textId="4A2CEACA" w:rsidR="008E4F4E" w:rsidRDefault="008E4F4E" w:rsidP="008E4F4E">
      <w:pPr>
        <w:pStyle w:val="ListParagraph"/>
        <w:numPr>
          <w:ilvl w:val="0"/>
          <w:numId w:val="19"/>
        </w:numPr>
      </w:pPr>
      <w:r w:rsidRPr="008E4F4E">
        <w:t xml:space="preserve">When you have a date column formatted as a date, you can </w:t>
      </w:r>
      <w:r w:rsidRPr="004023CB">
        <w:rPr>
          <w:highlight w:val="green"/>
        </w:rPr>
        <w:t>Add column --</w:t>
      </w:r>
      <w:r w:rsidRPr="004023CB">
        <w:rPr>
          <w:highlight w:val="green"/>
        </w:rPr>
        <w:sym w:font="Wingdings" w:char="F0E0"/>
      </w:r>
      <w:r w:rsidRPr="008E4F4E">
        <w:t xml:space="preserve"> Date </w:t>
      </w:r>
      <w:r w:rsidRPr="008E4F4E">
        <w:sym w:font="Wingdings" w:char="F0E0"/>
      </w:r>
      <w:r w:rsidRPr="008E4F4E">
        <w:t xml:space="preserve"> This offers a variety of options </w:t>
      </w:r>
      <w:r>
        <w:t>to extract the compoments and with manipulations of previous as well</w:t>
      </w:r>
    </w:p>
    <w:p w14:paraId="38381589" w14:textId="154FBC66" w:rsidR="00B70231" w:rsidRPr="008E4F4E" w:rsidRDefault="00B70231" w:rsidP="008E4F4E">
      <w:pPr>
        <w:pStyle w:val="ListParagraph"/>
        <w:numPr>
          <w:ilvl w:val="0"/>
          <w:numId w:val="19"/>
        </w:numPr>
      </w:pPr>
      <w:r>
        <w:t>You can also do this with transform the column</w:t>
      </w:r>
    </w:p>
    <w:p w14:paraId="645F06A4" w14:textId="2C8EB21F" w:rsidR="002466C3" w:rsidRPr="008E4F4E" w:rsidRDefault="002466C3" w:rsidP="00125BBA">
      <w:pPr>
        <w:pStyle w:val="ListParagraph"/>
      </w:pPr>
    </w:p>
    <w:p w14:paraId="7954225B" w14:textId="31FED6B3" w:rsidR="002466C3" w:rsidRDefault="004023CB" w:rsidP="00125BBA">
      <w:pPr>
        <w:pStyle w:val="ListParagraph"/>
        <w:rPr>
          <w:b/>
          <w:bCs/>
        </w:rPr>
      </w:pPr>
      <w:r>
        <w:rPr>
          <w:noProof/>
        </w:rPr>
        <w:drawing>
          <wp:inline distT="0" distB="0" distL="0" distR="0" wp14:anchorId="187F50CB" wp14:editId="674B4553">
            <wp:extent cx="778192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81925" cy="3181350"/>
                    </a:xfrm>
                    <a:prstGeom prst="rect">
                      <a:avLst/>
                    </a:prstGeom>
                  </pic:spPr>
                </pic:pic>
              </a:graphicData>
            </a:graphic>
          </wp:inline>
        </w:drawing>
      </w:r>
    </w:p>
    <w:p w14:paraId="54EDD021" w14:textId="77777777" w:rsidR="00F077C1" w:rsidRDefault="00F077C1" w:rsidP="00125BBA">
      <w:pPr>
        <w:pStyle w:val="ListParagraph"/>
        <w:rPr>
          <w:rFonts w:ascii="Segoe UI" w:hAnsi="Segoe UI" w:cs="Segoe UI"/>
          <w:color w:val="171717"/>
          <w:shd w:val="clear" w:color="auto" w:fill="FFFFFF"/>
        </w:rPr>
      </w:pPr>
    </w:p>
    <w:p w14:paraId="22E5CA21" w14:textId="7686F973" w:rsidR="002466C3" w:rsidRDefault="007433AD" w:rsidP="00125BBA">
      <w:pPr>
        <w:pStyle w:val="ListParagraph"/>
        <w:rPr>
          <w:rFonts w:ascii="Segoe UI" w:hAnsi="Segoe UI" w:cs="Segoe UI"/>
          <w:color w:val="171717"/>
          <w:shd w:val="clear" w:color="auto" w:fill="FFFFFF"/>
        </w:rPr>
      </w:pPr>
      <w:r>
        <w:rPr>
          <w:rFonts w:ascii="Segoe UI" w:hAnsi="Segoe UI" w:cs="Segoe UI"/>
          <w:color w:val="171717"/>
          <w:shd w:val="clear" w:color="auto" w:fill="FFFFFF"/>
        </w:rPr>
        <w:t>Returns a number from 1 to 7 identifying the day of the week of a date. By default the day ranges from 1 (Sunday) to 7 (Saturday).</w:t>
      </w:r>
    </w:p>
    <w:p w14:paraId="331C9EB3" w14:textId="6C00FE7C" w:rsidR="00D91E09" w:rsidRDefault="00D91E09" w:rsidP="00125BBA">
      <w:pPr>
        <w:pStyle w:val="ListParagraph"/>
        <w:rPr>
          <w:rFonts w:ascii="Segoe UI" w:hAnsi="Segoe UI" w:cs="Segoe UI"/>
          <w:color w:val="171717"/>
          <w:shd w:val="clear" w:color="auto" w:fill="FFFFFF"/>
        </w:rPr>
      </w:pPr>
    </w:p>
    <w:p w14:paraId="7D2FC37E" w14:textId="2C6BC112" w:rsidR="00D91E09" w:rsidRDefault="00D91E09" w:rsidP="00125BBA">
      <w:pPr>
        <w:pStyle w:val="ListParagraph"/>
        <w:rPr>
          <w:rFonts w:ascii="Segoe UI" w:hAnsi="Segoe UI" w:cs="Segoe UI"/>
          <w:color w:val="171717"/>
          <w:shd w:val="clear" w:color="auto" w:fill="FFFFFF"/>
        </w:rPr>
      </w:pPr>
    </w:p>
    <w:p w14:paraId="3CDA929A" w14:textId="3C1345F2" w:rsidR="00D91E09" w:rsidRDefault="00D91E09" w:rsidP="00125BBA">
      <w:pPr>
        <w:pStyle w:val="ListParagraph"/>
        <w:rPr>
          <w:rFonts w:ascii="Segoe UI" w:hAnsi="Segoe UI" w:cs="Segoe UI"/>
          <w:color w:val="171717"/>
          <w:shd w:val="clear" w:color="auto" w:fill="FFFFFF"/>
        </w:rPr>
      </w:pPr>
      <w:r>
        <w:rPr>
          <w:rFonts w:ascii="Segoe UI" w:hAnsi="Segoe UI" w:cs="Segoe UI"/>
          <w:color w:val="171717"/>
          <w:shd w:val="clear" w:color="auto" w:fill="FFFFFF"/>
        </w:rPr>
        <w:t>Deleting a column because it is an interm</w:t>
      </w:r>
      <w:r w:rsidR="00392446">
        <w:rPr>
          <w:rFonts w:ascii="Segoe UI" w:hAnsi="Segoe UI" w:cs="Segoe UI"/>
          <w:color w:val="171717"/>
          <w:shd w:val="clear" w:color="auto" w:fill="FFFFFF"/>
        </w:rPr>
        <w:t>e</w:t>
      </w:r>
      <w:r>
        <w:rPr>
          <w:rFonts w:ascii="Segoe UI" w:hAnsi="Segoe UI" w:cs="Segoe UI"/>
          <w:color w:val="171717"/>
          <w:shd w:val="clear" w:color="auto" w:fill="FFFFFF"/>
        </w:rPr>
        <w:t>diate computation</w:t>
      </w:r>
    </w:p>
    <w:p w14:paraId="4A6F3499" w14:textId="2741A9B3" w:rsidR="004E77AB" w:rsidRDefault="004E77AB" w:rsidP="00125BBA">
      <w:pPr>
        <w:pStyle w:val="ListParagraph"/>
        <w:rPr>
          <w:rFonts w:ascii="Segoe UI" w:hAnsi="Segoe UI" w:cs="Segoe UI"/>
          <w:color w:val="171717"/>
          <w:shd w:val="clear" w:color="auto" w:fill="FFFFFF"/>
        </w:rPr>
      </w:pPr>
    </w:p>
    <w:p w14:paraId="1D1802E2" w14:textId="781C49EE" w:rsidR="004E77AB" w:rsidRDefault="004E77AB" w:rsidP="00125BBA">
      <w:pPr>
        <w:pStyle w:val="ListParagraph"/>
        <w:rPr>
          <w:rFonts w:ascii="Segoe UI" w:hAnsi="Segoe UI" w:cs="Segoe UI"/>
          <w:color w:val="171717"/>
          <w:shd w:val="clear" w:color="auto" w:fill="FFFFFF"/>
        </w:rPr>
      </w:pPr>
      <w:r w:rsidRPr="00931D49">
        <w:rPr>
          <w:rFonts w:ascii="Segoe UI" w:hAnsi="Segoe UI" w:cs="Segoe UI"/>
          <w:color w:val="171717"/>
          <w:highlight w:val="green"/>
          <w:shd w:val="clear" w:color="auto" w:fill="FFFFFF"/>
        </w:rPr>
        <w:t>Conditional column</w:t>
      </w:r>
      <w:r w:rsidR="00D77D6F" w:rsidRPr="00931D49">
        <w:rPr>
          <w:rFonts w:ascii="Segoe UI" w:hAnsi="Segoe UI" w:cs="Segoe UI"/>
          <w:color w:val="171717"/>
          <w:highlight w:val="green"/>
          <w:shd w:val="clear" w:color="auto" w:fill="FFFFFF"/>
        </w:rPr>
        <w:t xml:space="preserve"> – It can be a value, a parameter or another column value</w:t>
      </w:r>
    </w:p>
    <w:p w14:paraId="45AD51CB" w14:textId="10A5F5C1" w:rsidR="00B81C94" w:rsidRDefault="00B81C94" w:rsidP="00125BBA">
      <w:pPr>
        <w:pStyle w:val="ListParagraph"/>
        <w:rPr>
          <w:rFonts w:ascii="Segoe UI" w:hAnsi="Segoe UI" w:cs="Segoe UI"/>
          <w:color w:val="171717"/>
          <w:shd w:val="clear" w:color="auto" w:fill="FFFFFF"/>
        </w:rPr>
      </w:pPr>
      <w:r>
        <w:rPr>
          <w:rFonts w:ascii="Segoe UI" w:hAnsi="Segoe UI" w:cs="Segoe UI"/>
          <w:color w:val="171717"/>
          <w:shd w:val="clear" w:color="auto" w:fill="FFFFFF"/>
        </w:rPr>
        <w:t>IF-THEN-ELSE with a conditional column</w:t>
      </w:r>
    </w:p>
    <w:p w14:paraId="49D1AD8D" w14:textId="6A0AEA59" w:rsidR="00B81C94" w:rsidRDefault="00B81C94" w:rsidP="00125BBA">
      <w:pPr>
        <w:pStyle w:val="ListParagraph"/>
        <w:rPr>
          <w:b/>
          <w:bCs/>
        </w:rPr>
      </w:pPr>
      <w:r>
        <w:rPr>
          <w:noProof/>
        </w:rPr>
        <w:drawing>
          <wp:inline distT="0" distB="0" distL="0" distR="0" wp14:anchorId="631994A7" wp14:editId="692DDE8B">
            <wp:extent cx="5230313" cy="2736936"/>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1" cy="2743575"/>
                    </a:xfrm>
                    <a:prstGeom prst="rect">
                      <a:avLst/>
                    </a:prstGeom>
                  </pic:spPr>
                </pic:pic>
              </a:graphicData>
            </a:graphic>
          </wp:inline>
        </w:drawing>
      </w:r>
    </w:p>
    <w:p w14:paraId="3FCD3F5C" w14:textId="40047CE5" w:rsidR="007C100D" w:rsidRDefault="007C100D" w:rsidP="00125BBA">
      <w:pPr>
        <w:pStyle w:val="ListParagraph"/>
        <w:rPr>
          <w:b/>
          <w:bCs/>
        </w:rPr>
      </w:pPr>
    </w:p>
    <w:p w14:paraId="07383A2E" w14:textId="131CBA26" w:rsidR="007C100D" w:rsidRDefault="007C100D" w:rsidP="00125BBA">
      <w:pPr>
        <w:pStyle w:val="ListParagraph"/>
        <w:rPr>
          <w:b/>
          <w:bCs/>
        </w:rPr>
      </w:pPr>
    </w:p>
    <w:p w14:paraId="501E0990" w14:textId="2FD8B39D" w:rsidR="007C100D" w:rsidRDefault="007C100D" w:rsidP="00125BBA">
      <w:pPr>
        <w:pStyle w:val="ListParagraph"/>
        <w:rPr>
          <w:b/>
          <w:bCs/>
        </w:rPr>
      </w:pPr>
      <w:r>
        <w:rPr>
          <w:b/>
          <w:bCs/>
        </w:rPr>
        <w:t>Adding Custom Column</w:t>
      </w:r>
    </w:p>
    <w:p w14:paraId="276F658E" w14:textId="66AA21FA" w:rsidR="007C100D" w:rsidRDefault="0049490F" w:rsidP="00125BBA">
      <w:pPr>
        <w:pStyle w:val="ListParagraph"/>
        <w:rPr>
          <w:b/>
          <w:bCs/>
        </w:rPr>
      </w:pPr>
      <w:r>
        <w:rPr>
          <w:noProof/>
        </w:rPr>
        <w:drawing>
          <wp:inline distT="0" distB="0" distL="0" distR="0" wp14:anchorId="2E073598" wp14:editId="01863EAC">
            <wp:extent cx="3215187" cy="202534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3811" cy="2055974"/>
                    </a:xfrm>
                    <a:prstGeom prst="rect">
                      <a:avLst/>
                    </a:prstGeom>
                  </pic:spPr>
                </pic:pic>
              </a:graphicData>
            </a:graphic>
          </wp:inline>
        </w:drawing>
      </w:r>
    </w:p>
    <w:p w14:paraId="27E66BA2" w14:textId="1FE11903" w:rsidR="005F4AE1" w:rsidRDefault="005F4AE1" w:rsidP="00125BBA">
      <w:pPr>
        <w:pStyle w:val="ListParagraph"/>
        <w:rPr>
          <w:b/>
          <w:bCs/>
        </w:rPr>
      </w:pPr>
    </w:p>
    <w:p w14:paraId="19893845" w14:textId="4040810A" w:rsidR="005F4AE1" w:rsidRDefault="005F4AE1" w:rsidP="00125BBA">
      <w:pPr>
        <w:pStyle w:val="ListParagraph"/>
        <w:rPr>
          <w:b/>
          <w:bCs/>
        </w:rPr>
      </w:pPr>
    </w:p>
    <w:p w14:paraId="05A32B89" w14:textId="6DAEBED9" w:rsidR="005F4AE1" w:rsidRDefault="005F4AE1" w:rsidP="00125BBA">
      <w:pPr>
        <w:pStyle w:val="ListParagraph"/>
        <w:rPr>
          <w:b/>
          <w:bCs/>
        </w:rPr>
      </w:pPr>
      <w:r w:rsidRPr="005F4AE1">
        <w:rPr>
          <w:b/>
          <w:bCs/>
          <w:highlight w:val="green"/>
        </w:rPr>
        <w:t>QUERY DEPENDENCY</w:t>
      </w:r>
    </w:p>
    <w:p w14:paraId="63DC6F89" w14:textId="3E8269FF" w:rsidR="005F4AE1" w:rsidRDefault="005F4AE1" w:rsidP="00125BBA">
      <w:pPr>
        <w:pStyle w:val="ListParagraph"/>
        <w:rPr>
          <w:b/>
          <w:bCs/>
        </w:rPr>
      </w:pPr>
      <w:r>
        <w:rPr>
          <w:noProof/>
        </w:rPr>
        <w:drawing>
          <wp:inline distT="0" distB="0" distL="0" distR="0" wp14:anchorId="3C646D98" wp14:editId="7EE0BACC">
            <wp:extent cx="6288353" cy="16501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2005" cy="1666838"/>
                    </a:xfrm>
                    <a:prstGeom prst="rect">
                      <a:avLst/>
                    </a:prstGeom>
                  </pic:spPr>
                </pic:pic>
              </a:graphicData>
            </a:graphic>
          </wp:inline>
        </w:drawing>
      </w:r>
    </w:p>
    <w:p w14:paraId="2C292D9C" w14:textId="42C78892" w:rsidR="009D24C4" w:rsidRDefault="009D24C4" w:rsidP="00125BBA">
      <w:pPr>
        <w:pStyle w:val="ListParagraph"/>
        <w:rPr>
          <w:b/>
          <w:bCs/>
        </w:rPr>
      </w:pPr>
    </w:p>
    <w:p w14:paraId="7BCF2D24" w14:textId="5603B1B1" w:rsidR="009D24C4" w:rsidRDefault="009D24C4" w:rsidP="00125BBA">
      <w:pPr>
        <w:pStyle w:val="ListParagraph"/>
        <w:rPr>
          <w:b/>
          <w:bCs/>
        </w:rPr>
      </w:pPr>
    </w:p>
    <w:p w14:paraId="66C4B7A1" w14:textId="4FAEA456" w:rsidR="009D24C4" w:rsidRDefault="009D24C4" w:rsidP="00125BBA">
      <w:pPr>
        <w:pStyle w:val="ListParagraph"/>
        <w:rPr>
          <w:b/>
          <w:bCs/>
        </w:rPr>
      </w:pPr>
      <w:r>
        <w:rPr>
          <w:b/>
          <w:bCs/>
        </w:rPr>
        <w:t>MULTILEVEL SPREADSHEET</w:t>
      </w:r>
    </w:p>
    <w:p w14:paraId="79E36815" w14:textId="5CBEFA9D" w:rsidR="009D24C4" w:rsidRDefault="009D24C4" w:rsidP="00125BBA">
      <w:pPr>
        <w:pStyle w:val="ListParagraph"/>
        <w:rPr>
          <w:b/>
          <w:bCs/>
        </w:rPr>
      </w:pPr>
      <w:r>
        <w:rPr>
          <w:b/>
          <w:bCs/>
        </w:rPr>
        <w:t>First ensure that the multilevel headers are all marked as rows (if not use header as row transformation)</w:t>
      </w:r>
    </w:p>
    <w:p w14:paraId="25A14682" w14:textId="6F6F0CBD" w:rsidR="00531B92" w:rsidRDefault="00531B92" w:rsidP="00125BBA">
      <w:pPr>
        <w:pStyle w:val="ListParagraph"/>
        <w:rPr>
          <w:b/>
          <w:bCs/>
        </w:rPr>
      </w:pPr>
      <w:r>
        <w:rPr>
          <w:b/>
          <w:bCs/>
        </w:rPr>
        <w:t>There should be no header row. Each column should be called Column 1, Column2….</w:t>
      </w:r>
    </w:p>
    <w:p w14:paraId="0C7CA023" w14:textId="77777777" w:rsidR="00D57485" w:rsidRDefault="00D57485" w:rsidP="00125BBA">
      <w:pPr>
        <w:pStyle w:val="ListParagraph"/>
        <w:rPr>
          <w:b/>
          <w:bCs/>
        </w:rPr>
      </w:pPr>
    </w:p>
    <w:p w14:paraId="7CDFD0CB" w14:textId="24181C3C" w:rsidR="00945493" w:rsidRDefault="00945493" w:rsidP="00125BBA">
      <w:pPr>
        <w:pStyle w:val="ListParagraph"/>
        <w:rPr>
          <w:b/>
          <w:bCs/>
        </w:rPr>
      </w:pPr>
      <w:r>
        <w:rPr>
          <w:b/>
          <w:bCs/>
        </w:rPr>
        <w:t>Then use Transform this will change all the previous hears rows into column rows</w:t>
      </w:r>
    </w:p>
    <w:p w14:paraId="4BFFE224" w14:textId="62F438AF" w:rsidR="00D57485" w:rsidRDefault="00D57485" w:rsidP="00125BBA">
      <w:pPr>
        <w:pStyle w:val="ListParagraph"/>
        <w:rPr>
          <w:b/>
          <w:bCs/>
        </w:rPr>
      </w:pPr>
    </w:p>
    <w:p w14:paraId="4E2F7A06" w14:textId="07C86B09" w:rsidR="00AE2819" w:rsidRDefault="00AE2819" w:rsidP="00125BBA">
      <w:pPr>
        <w:pStyle w:val="ListParagraph"/>
        <w:rPr>
          <w:b/>
          <w:bCs/>
        </w:rPr>
      </w:pPr>
      <w:r>
        <w:rPr>
          <w:b/>
          <w:bCs/>
        </w:rPr>
        <w:t>Change Column1, Column2….using conditional column creation begins with</w:t>
      </w:r>
    </w:p>
    <w:p w14:paraId="2EBEE9CC" w14:textId="77777777" w:rsidR="00AE2819" w:rsidRDefault="00AE2819" w:rsidP="00125BBA">
      <w:pPr>
        <w:pStyle w:val="ListParagraph"/>
        <w:rPr>
          <w:b/>
          <w:bCs/>
        </w:rPr>
      </w:pPr>
    </w:p>
    <w:p w14:paraId="5D30D9BA" w14:textId="3114372A" w:rsidR="00D57485" w:rsidRDefault="00D57485" w:rsidP="00125BBA">
      <w:pPr>
        <w:pStyle w:val="ListParagraph"/>
        <w:rPr>
          <w:b/>
          <w:bCs/>
        </w:rPr>
      </w:pPr>
      <w:r>
        <w:rPr>
          <w:b/>
          <w:bCs/>
        </w:rPr>
        <w:t>Use Fill down to fill NULL values</w:t>
      </w:r>
    </w:p>
    <w:p w14:paraId="6F950951" w14:textId="77E2BC70" w:rsidR="00D57485" w:rsidRDefault="00D57485" w:rsidP="00125BBA">
      <w:pPr>
        <w:pStyle w:val="ListParagraph"/>
        <w:rPr>
          <w:b/>
          <w:bCs/>
        </w:rPr>
      </w:pPr>
      <w:r>
        <w:rPr>
          <w:noProof/>
        </w:rPr>
        <w:drawing>
          <wp:inline distT="0" distB="0" distL="0" distR="0" wp14:anchorId="3AED6235" wp14:editId="21E17D22">
            <wp:extent cx="3547382" cy="14074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0345" cy="1444374"/>
                    </a:xfrm>
                    <a:prstGeom prst="rect">
                      <a:avLst/>
                    </a:prstGeom>
                  </pic:spPr>
                </pic:pic>
              </a:graphicData>
            </a:graphic>
          </wp:inline>
        </w:drawing>
      </w:r>
    </w:p>
    <w:p w14:paraId="50641BB5" w14:textId="2B87D4E2" w:rsidR="00F10D6E" w:rsidRDefault="00F10D6E" w:rsidP="00125BBA">
      <w:pPr>
        <w:pStyle w:val="ListParagraph"/>
        <w:rPr>
          <w:b/>
          <w:bCs/>
        </w:rPr>
      </w:pPr>
    </w:p>
    <w:p w14:paraId="14FEABAF" w14:textId="12C77772" w:rsidR="00F10D6E" w:rsidRDefault="00F10D6E" w:rsidP="00125BBA">
      <w:pPr>
        <w:pStyle w:val="ListParagraph"/>
        <w:rPr>
          <w:b/>
          <w:bCs/>
        </w:rPr>
      </w:pPr>
      <w:r>
        <w:rPr>
          <w:b/>
          <w:bCs/>
        </w:rPr>
        <w:t>Unpivot the Other columns which are years</w:t>
      </w:r>
    </w:p>
    <w:p w14:paraId="093E0817" w14:textId="2BC90C42" w:rsidR="00D54C08" w:rsidRDefault="00D54C08" w:rsidP="00125BBA">
      <w:pPr>
        <w:pStyle w:val="ListParagraph"/>
        <w:rPr>
          <w:b/>
          <w:bCs/>
        </w:rPr>
      </w:pPr>
    </w:p>
    <w:p w14:paraId="5AE818C4" w14:textId="150AFA69" w:rsidR="00D54C08" w:rsidRDefault="00D54C08" w:rsidP="00125BBA">
      <w:pPr>
        <w:pStyle w:val="ListParagraph"/>
        <w:rPr>
          <w:b/>
          <w:bCs/>
        </w:rPr>
      </w:pPr>
    </w:p>
    <w:p w14:paraId="61355480" w14:textId="55F7A1D8" w:rsidR="00D54C08" w:rsidRDefault="00D54C08" w:rsidP="00125BBA">
      <w:pPr>
        <w:pStyle w:val="ListParagraph"/>
        <w:rPr>
          <w:b/>
          <w:bCs/>
        </w:rPr>
      </w:pPr>
    </w:p>
    <w:p w14:paraId="1808B22A" w14:textId="0F30C4A1" w:rsidR="00D54C08" w:rsidRDefault="00D54C08" w:rsidP="00125BBA">
      <w:pPr>
        <w:pStyle w:val="ListParagraph"/>
        <w:rPr>
          <w:b/>
          <w:bCs/>
        </w:rPr>
      </w:pPr>
      <w:r w:rsidRPr="00D54C08">
        <w:rPr>
          <w:b/>
          <w:bCs/>
          <w:highlight w:val="green"/>
        </w:rPr>
        <w:t>QUERY PARAMETERS</w:t>
      </w:r>
      <w:r w:rsidR="00047C70">
        <w:rPr>
          <w:b/>
          <w:bCs/>
        </w:rPr>
        <w:t xml:space="preserve"> AND USING THIS AS A PARAMETER FILTER</w:t>
      </w:r>
      <w:r w:rsidR="00ED2F7B">
        <w:rPr>
          <w:b/>
          <w:bCs/>
        </w:rPr>
        <w:t xml:space="preserve"> AND SAVING AS TEMPLATE</w:t>
      </w:r>
    </w:p>
    <w:p w14:paraId="4512DB0A" w14:textId="1E3315D0" w:rsidR="000F13E2" w:rsidRDefault="000F13E2" w:rsidP="00125BBA">
      <w:pPr>
        <w:pStyle w:val="ListParagraph"/>
        <w:rPr>
          <w:b/>
          <w:bCs/>
        </w:rPr>
      </w:pPr>
      <w:r>
        <w:rPr>
          <w:noProof/>
        </w:rPr>
        <w:drawing>
          <wp:inline distT="0" distB="0" distL="0" distR="0" wp14:anchorId="26E8A458" wp14:editId="02D0C3A0">
            <wp:extent cx="3280206" cy="35215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0894" cy="3543739"/>
                    </a:xfrm>
                    <a:prstGeom prst="rect">
                      <a:avLst/>
                    </a:prstGeom>
                  </pic:spPr>
                </pic:pic>
              </a:graphicData>
            </a:graphic>
          </wp:inline>
        </w:drawing>
      </w:r>
    </w:p>
    <w:p w14:paraId="28D88489" w14:textId="303C2464" w:rsidR="00CC5903" w:rsidRDefault="00CC5903" w:rsidP="00125BBA">
      <w:pPr>
        <w:pStyle w:val="ListParagraph"/>
        <w:rPr>
          <w:rStyle w:val="Hyperlink"/>
          <w:rFonts w:ascii="Helvetica" w:hAnsi="Helvetica" w:cs="Helvetica"/>
          <w:color w:val="0075B4"/>
        </w:rPr>
      </w:pPr>
      <w:r>
        <w:rPr>
          <w:rStyle w:val="first-purchase-offer-banner-bold"/>
          <w:rFonts w:ascii="Helvetica" w:hAnsi="Helvetica" w:cs="Helvetica"/>
          <w:b/>
          <w:bCs/>
          <w:color w:val="393F43"/>
        </w:rPr>
        <w:t>Upgrade by April 13 and save 15% [</w:t>
      </w:r>
      <w:r>
        <w:rPr>
          <w:rStyle w:val="sr"/>
          <w:rFonts w:ascii="Helvetica" w:hAnsi="Helvetica" w:cs="Helvetica"/>
          <w:b/>
          <w:bCs/>
          <w:color w:val="000000"/>
          <w:bdr w:val="none" w:sz="0" w:space="0" w:color="auto" w:frame="1"/>
          <w:shd w:val="clear" w:color="auto" w:fill="FFFFFF"/>
        </w:rPr>
        <w:t>Original price: </w:t>
      </w:r>
      <w:r>
        <w:rPr>
          <w:rStyle w:val="price"/>
          <w:rFonts w:ascii="Helvetica" w:hAnsi="Helvetica" w:cs="Helvetica"/>
          <w:b/>
          <w:bCs/>
          <w:color w:val="000000"/>
          <w:bdr w:val="none" w:sz="0" w:space="0" w:color="auto" w:frame="1"/>
          <w:shd w:val="clear" w:color="auto" w:fill="FFFFFF"/>
        </w:rPr>
        <w:t>$99</w:t>
      </w:r>
      <w:r>
        <w:rPr>
          <w:rStyle w:val="sr"/>
          <w:rFonts w:ascii="Helvetica" w:hAnsi="Helvetica" w:cs="Helvetica"/>
          <w:b/>
          <w:bCs/>
          <w:color w:val="000000"/>
          <w:bdr w:val="none" w:sz="0" w:space="0" w:color="auto" w:frame="1"/>
          <w:shd w:val="clear" w:color="auto" w:fill="FFFFFF"/>
        </w:rPr>
        <w:t>, discount price:</w:t>
      </w:r>
      <w:r>
        <w:rPr>
          <w:rStyle w:val="price"/>
          <w:rFonts w:ascii="Helvetica" w:hAnsi="Helvetica" w:cs="Helvetica"/>
          <w:b/>
          <w:bCs/>
          <w:color w:val="393F43"/>
        </w:rPr>
        <w:t>$84.15</w:t>
      </w:r>
      <w:r>
        <w:rPr>
          <w:rStyle w:val="first-purchase-offer-banner-bold"/>
          <w:rFonts w:ascii="Helvetica" w:hAnsi="Helvetica" w:cs="Helvetica"/>
          <w:b/>
          <w:bCs/>
          <w:color w:val="393F43"/>
        </w:rPr>
        <w:t> </w:t>
      </w:r>
      <w:del w:id="0" w:author="Unknown">
        <w:r>
          <w:rPr>
            <w:rStyle w:val="price"/>
            <w:rFonts w:ascii="Helvetica" w:hAnsi="Helvetica" w:cs="Helvetica"/>
            <w:b/>
            <w:bCs/>
            <w:color w:val="393F43"/>
          </w:rPr>
          <w:delText>$99</w:delText>
        </w:r>
      </w:del>
      <w:r>
        <w:rPr>
          <w:rStyle w:val="first-purchase-offer-banner-bold"/>
          <w:rFonts w:ascii="Helvetica" w:hAnsi="Helvetica" w:cs="Helvetica"/>
          <w:b/>
          <w:bCs/>
          <w:color w:val="393F43"/>
        </w:rPr>
        <w:t>]</w:t>
      </w:r>
      <w:r>
        <w:rPr>
          <w:rFonts w:ascii="Helvetica" w:hAnsi="Helvetica" w:cs="Helvetica"/>
          <w:color w:val="222222"/>
        </w:rPr>
        <w:br/>
      </w:r>
      <w:r>
        <w:rPr>
          <w:rFonts w:ascii="Helvetica" w:hAnsi="Helvetica" w:cs="Helvetica"/>
          <w:color w:val="222222"/>
          <w:shd w:val="clear" w:color="auto" w:fill="DEE3F1"/>
        </w:rPr>
        <w:t>Use code </w:t>
      </w:r>
      <w:r>
        <w:rPr>
          <w:rFonts w:ascii="Helvetica" w:hAnsi="Helvetica" w:cs="Helvetica"/>
          <w:b/>
          <w:bCs/>
          <w:color w:val="222222"/>
        </w:rPr>
        <w:t>EDXWELCOME</w:t>
      </w:r>
      <w:r>
        <w:rPr>
          <w:rFonts w:ascii="Helvetica" w:hAnsi="Helvetica" w:cs="Helvetica"/>
          <w:color w:val="222222"/>
          <w:shd w:val="clear" w:color="auto" w:fill="DEE3F1"/>
        </w:rPr>
        <w:t> at checkout! </w:t>
      </w:r>
      <w:hyperlink r:id="rId33" w:history="1">
        <w:r>
          <w:rPr>
            <w:rStyle w:val="Hyperlink"/>
            <w:rFonts w:ascii="Helvetica" w:hAnsi="Helvetica" w:cs="Helvetica"/>
            <w:color w:val="0075B4"/>
          </w:rPr>
          <w:t>Upgrade Now</w:t>
        </w:r>
      </w:hyperlink>
    </w:p>
    <w:p w14:paraId="0E4CD63D" w14:textId="34C3A7B2" w:rsidR="00EA0761" w:rsidRDefault="00EA0761" w:rsidP="00125BBA">
      <w:pPr>
        <w:pStyle w:val="ListParagraph"/>
      </w:pPr>
    </w:p>
    <w:p w14:paraId="510520B8" w14:textId="4CC51081" w:rsidR="00EA0761" w:rsidRDefault="00EA0761" w:rsidP="00125BBA">
      <w:pPr>
        <w:pStyle w:val="ListParagraph"/>
      </w:pPr>
    </w:p>
    <w:p w14:paraId="3F1700A7" w14:textId="63302EC1" w:rsidR="00EA0761" w:rsidRDefault="00EA0761" w:rsidP="00125BBA">
      <w:pPr>
        <w:pStyle w:val="ListParagraph"/>
      </w:pPr>
      <w:r>
        <w:t>Removed unnecessary rows – By filtering those values out in the column!</w:t>
      </w:r>
    </w:p>
    <w:p w14:paraId="4A7E8C70" w14:textId="55C8D542" w:rsidR="00EA0761" w:rsidRDefault="00EA0761" w:rsidP="00125BBA">
      <w:pPr>
        <w:pStyle w:val="ListParagraph"/>
        <w:rPr>
          <w:b/>
          <w:bCs/>
        </w:rPr>
      </w:pPr>
    </w:p>
    <w:p w14:paraId="14AA16E0" w14:textId="3F643A09" w:rsidR="0031117B" w:rsidRDefault="0031117B" w:rsidP="00125BBA">
      <w:pPr>
        <w:pStyle w:val="ListParagraph"/>
        <w:rPr>
          <w:b/>
          <w:bCs/>
        </w:rPr>
      </w:pPr>
      <w:r>
        <w:rPr>
          <w:b/>
          <w:bCs/>
        </w:rPr>
        <w:t>CREATING A RELATIONSHIP ---sometimes you need to add a calculated column (Country+Zip) to create a relationship between tables like geography and Sales so that the right data can be displayed</w:t>
      </w:r>
    </w:p>
    <w:p w14:paraId="03135479" w14:textId="179C5A56" w:rsidR="0077190D" w:rsidRDefault="0077190D" w:rsidP="00125BBA">
      <w:pPr>
        <w:pStyle w:val="ListParagraph"/>
        <w:rPr>
          <w:b/>
          <w:bCs/>
        </w:rPr>
      </w:pPr>
    </w:p>
    <w:p w14:paraId="64424772" w14:textId="5DBBC5B7" w:rsidR="0077190D" w:rsidRDefault="0077190D" w:rsidP="00125BBA">
      <w:pPr>
        <w:pStyle w:val="ListParagraph"/>
        <w:rPr>
          <w:b/>
          <w:bCs/>
        </w:rPr>
      </w:pPr>
    </w:p>
    <w:p w14:paraId="079CED81" w14:textId="1E7430B7" w:rsidR="0077190D" w:rsidRDefault="0077190D" w:rsidP="00125BBA">
      <w:pPr>
        <w:pStyle w:val="ListParagraph"/>
        <w:rPr>
          <w:b/>
          <w:bCs/>
        </w:rPr>
      </w:pPr>
      <w:r>
        <w:rPr>
          <w:b/>
          <w:bCs/>
        </w:rPr>
        <w:t>Creating a Crosstab—The visualization is a matrix with Rows and columns that can be dragged and dropped</w:t>
      </w:r>
    </w:p>
    <w:p w14:paraId="6A7DA3A9" w14:textId="70FC79A9" w:rsidR="00885B1A" w:rsidRDefault="00885B1A" w:rsidP="00125BBA">
      <w:pPr>
        <w:pStyle w:val="ListParagraph"/>
        <w:rPr>
          <w:b/>
          <w:bCs/>
        </w:rPr>
      </w:pPr>
    </w:p>
    <w:p w14:paraId="4B09083E" w14:textId="38A3D4C3" w:rsidR="00B317BF" w:rsidRDefault="00885B1A" w:rsidP="00125BBA">
      <w:pPr>
        <w:pStyle w:val="ListParagraph"/>
        <w:rPr>
          <w:b/>
          <w:bCs/>
        </w:rPr>
      </w:pPr>
      <w:r>
        <w:rPr>
          <w:b/>
          <w:bCs/>
        </w:rPr>
        <w:t>Heirarc</w:t>
      </w:r>
      <w:r w:rsidR="00B317BF">
        <w:rPr>
          <w:b/>
          <w:bCs/>
        </w:rPr>
        <w:t>h</w:t>
      </w:r>
      <w:r>
        <w:rPr>
          <w:b/>
          <w:bCs/>
        </w:rPr>
        <w:t xml:space="preserve">y and usage in visualization </w:t>
      </w:r>
      <w:r w:rsidR="00B317BF">
        <w:rPr>
          <w:b/>
          <w:bCs/>
        </w:rPr>
        <w:t>for Right click and Drill down and Up</w:t>
      </w:r>
    </w:p>
    <w:p w14:paraId="20D43E7C" w14:textId="08C72F91" w:rsidR="00885B1A" w:rsidRDefault="00885B1A" w:rsidP="00125BBA">
      <w:pPr>
        <w:pStyle w:val="ListParagraph"/>
        <w:rPr>
          <w:b/>
          <w:bCs/>
        </w:rPr>
      </w:pPr>
      <w:r>
        <w:rPr>
          <w:b/>
          <w:bCs/>
        </w:rPr>
        <w:t>Category-&gt;Segment-&gt;Manufacturer-&gt;Product</w:t>
      </w:r>
    </w:p>
    <w:p w14:paraId="5C788053" w14:textId="64147E4E" w:rsidR="008827FB" w:rsidRDefault="008827FB" w:rsidP="00125BBA">
      <w:pPr>
        <w:pStyle w:val="ListParagraph"/>
        <w:rPr>
          <w:b/>
          <w:bCs/>
        </w:rPr>
      </w:pPr>
      <w:r>
        <w:rPr>
          <w:b/>
          <w:bCs/>
        </w:rPr>
        <w:t>Right click and it will give option to view the records contributing to that data</w:t>
      </w:r>
      <w:r w:rsidR="00713280">
        <w:rPr>
          <w:b/>
          <w:bCs/>
        </w:rPr>
        <w:t>: Show Data point as table</w:t>
      </w:r>
    </w:p>
    <w:p w14:paraId="013E50B4" w14:textId="4EAABF1D" w:rsidR="001330BA" w:rsidRDefault="001330BA" w:rsidP="00125BBA">
      <w:pPr>
        <w:pStyle w:val="ListParagraph"/>
        <w:rPr>
          <w:b/>
          <w:bCs/>
        </w:rPr>
      </w:pPr>
    </w:p>
    <w:p w14:paraId="07729E72" w14:textId="01F3A5DD" w:rsidR="001330BA" w:rsidRDefault="001330BA" w:rsidP="00125BBA">
      <w:pPr>
        <w:pStyle w:val="ListParagraph"/>
        <w:rPr>
          <w:b/>
          <w:bCs/>
        </w:rPr>
      </w:pPr>
      <w:r>
        <w:rPr>
          <w:b/>
          <w:bCs/>
        </w:rPr>
        <w:t>For Hierarchy labels – Concatenate or not concatemate</w:t>
      </w:r>
    </w:p>
    <w:p w14:paraId="2753B1B4" w14:textId="50D51F1B" w:rsidR="00847470" w:rsidRDefault="00847470" w:rsidP="00125BBA">
      <w:pPr>
        <w:pStyle w:val="ListParagraph"/>
        <w:rPr>
          <w:b/>
          <w:bCs/>
        </w:rPr>
      </w:pPr>
    </w:p>
    <w:p w14:paraId="1B172B0C" w14:textId="35878D50" w:rsidR="00847470" w:rsidRDefault="001330BA" w:rsidP="00125BBA">
      <w:pPr>
        <w:pStyle w:val="ListParagraph"/>
        <w:rPr>
          <w:b/>
          <w:bCs/>
        </w:rPr>
      </w:pPr>
      <w:r>
        <w:rPr>
          <w:noProof/>
        </w:rPr>
        <w:drawing>
          <wp:inline distT="0" distB="0" distL="0" distR="0" wp14:anchorId="2C4506E9" wp14:editId="0DE34D2D">
            <wp:extent cx="4139293" cy="23043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6543" cy="2308336"/>
                    </a:xfrm>
                    <a:prstGeom prst="rect">
                      <a:avLst/>
                    </a:prstGeom>
                  </pic:spPr>
                </pic:pic>
              </a:graphicData>
            </a:graphic>
          </wp:inline>
        </w:drawing>
      </w:r>
    </w:p>
    <w:p w14:paraId="0EAD41B7" w14:textId="2DD39A46" w:rsidR="00847470" w:rsidRDefault="00847470" w:rsidP="00125BBA">
      <w:pPr>
        <w:pStyle w:val="ListParagraph"/>
        <w:rPr>
          <w:b/>
          <w:bCs/>
        </w:rPr>
      </w:pPr>
      <w:r>
        <w:rPr>
          <w:b/>
          <w:bCs/>
        </w:rPr>
        <w:t>Creating a table manually</w:t>
      </w:r>
    </w:p>
    <w:p w14:paraId="29D2467F" w14:textId="23D1C7FA" w:rsidR="00FB0EB0" w:rsidRPr="00FB0EB0" w:rsidRDefault="00FB0EB0" w:rsidP="00FB0EB0">
      <w:pPr>
        <w:pStyle w:val="ListParagraph"/>
        <w:numPr>
          <w:ilvl w:val="0"/>
          <w:numId w:val="16"/>
        </w:numPr>
        <w:rPr>
          <w:b/>
          <w:bCs/>
        </w:rPr>
      </w:pPr>
      <w:r w:rsidRPr="00FB0EB0">
        <w:rPr>
          <w:b/>
          <w:bCs/>
        </w:rPr>
        <w:t>Modeling tab – New Table</w:t>
      </w:r>
    </w:p>
    <w:p w14:paraId="790B8BFB" w14:textId="6AB254FD" w:rsidR="00847470" w:rsidRPr="00EF609D" w:rsidRDefault="00847470" w:rsidP="00EF609D">
      <w:pPr>
        <w:pStyle w:val="ListParagraph"/>
        <w:numPr>
          <w:ilvl w:val="0"/>
          <w:numId w:val="16"/>
        </w:numPr>
        <w:rPr>
          <w:b/>
          <w:bCs/>
        </w:rPr>
      </w:pPr>
      <w:r w:rsidRPr="00EF609D">
        <w:rPr>
          <w:b/>
          <w:bCs/>
        </w:rPr>
        <w:t>Can be done using Enter Data</w:t>
      </w:r>
    </w:p>
    <w:p w14:paraId="42AB0B04" w14:textId="7F4BE49C" w:rsidR="00847470" w:rsidRDefault="00847470" w:rsidP="00125BBA">
      <w:pPr>
        <w:pStyle w:val="ListParagraph"/>
        <w:rPr>
          <w:b/>
          <w:bCs/>
        </w:rPr>
      </w:pPr>
      <w:r>
        <w:rPr>
          <w:b/>
          <w:bCs/>
        </w:rPr>
        <w:t xml:space="preserve">To update or add to this table, In Edit Query (Power Query) </w:t>
      </w:r>
      <w:r w:rsidRPr="00847470">
        <w:rPr>
          <w:b/>
          <w:bCs/>
          <w:highlight w:val="green"/>
        </w:rPr>
        <w:t>click the gear next to Source</w:t>
      </w:r>
      <w:r>
        <w:rPr>
          <w:b/>
          <w:bCs/>
        </w:rPr>
        <w:t xml:space="preserve"> This will open a window to edit the data</w:t>
      </w:r>
    </w:p>
    <w:p w14:paraId="1D8E35C7" w14:textId="73B1C591" w:rsidR="000C5B8A" w:rsidRDefault="000C5B8A" w:rsidP="00125BBA">
      <w:pPr>
        <w:pStyle w:val="ListParagraph"/>
        <w:rPr>
          <w:b/>
          <w:bCs/>
        </w:rPr>
      </w:pPr>
    </w:p>
    <w:p w14:paraId="05F54750" w14:textId="2DBD7073" w:rsidR="000C5B8A" w:rsidRDefault="000C5B8A" w:rsidP="00125BBA">
      <w:pPr>
        <w:pStyle w:val="ListParagraph"/>
        <w:rPr>
          <w:b/>
          <w:bCs/>
        </w:rPr>
      </w:pPr>
    </w:p>
    <w:p w14:paraId="578FC1F2" w14:textId="42F4397C" w:rsidR="000C5B8A" w:rsidRDefault="000C5B8A" w:rsidP="00125BBA">
      <w:pPr>
        <w:pStyle w:val="ListParagraph"/>
        <w:rPr>
          <w:b/>
          <w:bCs/>
        </w:rPr>
      </w:pPr>
      <w:r>
        <w:rPr>
          <w:b/>
          <w:bCs/>
        </w:rPr>
        <w:t>Include and Exclude (can be reincluded in Filter pane)</w:t>
      </w:r>
    </w:p>
    <w:p w14:paraId="2E4E19D9" w14:textId="05425E78" w:rsidR="001A0DEC" w:rsidRDefault="001A0DEC" w:rsidP="00125BBA">
      <w:pPr>
        <w:pStyle w:val="ListParagraph"/>
        <w:rPr>
          <w:b/>
          <w:bCs/>
        </w:rPr>
      </w:pPr>
    </w:p>
    <w:p w14:paraId="5E2EE3C1" w14:textId="1C8909AD" w:rsidR="001A0DEC" w:rsidRDefault="001A0DEC" w:rsidP="00125BBA">
      <w:pPr>
        <w:pStyle w:val="ListParagraph"/>
        <w:rPr>
          <w:b/>
          <w:bCs/>
        </w:rPr>
      </w:pPr>
      <w:r>
        <w:rPr>
          <w:b/>
          <w:bCs/>
        </w:rPr>
        <w:t>Grouping Fields</w:t>
      </w:r>
    </w:p>
    <w:p w14:paraId="504501B8" w14:textId="025FE1D0" w:rsidR="00BB424C" w:rsidRDefault="00BB424C" w:rsidP="00125BBA">
      <w:pPr>
        <w:pStyle w:val="ListParagraph"/>
        <w:rPr>
          <w:b/>
          <w:bCs/>
        </w:rPr>
      </w:pPr>
    </w:p>
    <w:p w14:paraId="3366A69B" w14:textId="48C173BA" w:rsidR="00BB424C" w:rsidRDefault="00910D8F" w:rsidP="00125BBA">
      <w:pPr>
        <w:pStyle w:val="ListParagraph"/>
        <w:rPr>
          <w:b/>
          <w:bCs/>
        </w:rPr>
      </w:pPr>
      <w:r>
        <w:rPr>
          <w:b/>
          <w:bCs/>
        </w:rPr>
        <w:t>Import os</w:t>
      </w:r>
    </w:p>
    <w:p w14:paraId="408192D8" w14:textId="47B8CBBB" w:rsidR="00910D8F" w:rsidRDefault="00910D8F" w:rsidP="00125BBA">
      <w:pPr>
        <w:pStyle w:val="ListParagraph"/>
        <w:rPr>
          <w:b/>
          <w:bCs/>
        </w:rPr>
      </w:pPr>
      <w:r>
        <w:rPr>
          <w:b/>
          <w:bCs/>
        </w:rPr>
        <w:t>Import system</w:t>
      </w:r>
    </w:p>
    <w:p w14:paraId="176CA91E" w14:textId="77777777" w:rsidR="00910D8F" w:rsidRDefault="00910D8F" w:rsidP="00125BBA">
      <w:pPr>
        <w:pStyle w:val="ListParagraph"/>
        <w:rPr>
          <w:b/>
          <w:bCs/>
        </w:rPr>
      </w:pPr>
    </w:p>
    <w:p w14:paraId="77B93BF4" w14:textId="77777777" w:rsidR="00BB424C" w:rsidRPr="00BB424C" w:rsidRDefault="00BB424C" w:rsidP="00BB424C">
      <w:pPr>
        <w:pStyle w:val="ListParagraph"/>
        <w:rPr>
          <w:b/>
          <w:bCs/>
        </w:rPr>
      </w:pPr>
      <w:r w:rsidRPr="00BB424C">
        <w:rPr>
          <w:b/>
          <w:bCs/>
        </w:rPr>
        <w:t>ConfigParser</w:t>
      </w:r>
    </w:p>
    <w:p w14:paraId="183DEED6" w14:textId="77777777" w:rsidR="00BB424C" w:rsidRPr="00BB424C" w:rsidRDefault="00BB424C" w:rsidP="00BB424C">
      <w:pPr>
        <w:pStyle w:val="ListParagraph"/>
        <w:rPr>
          <w:b/>
          <w:bCs/>
        </w:rPr>
      </w:pPr>
    </w:p>
    <w:p w14:paraId="1B005080" w14:textId="77777777" w:rsidR="00BB424C" w:rsidRPr="00BB424C" w:rsidRDefault="00BB424C" w:rsidP="00BB424C">
      <w:pPr>
        <w:pStyle w:val="ListParagraph"/>
        <w:rPr>
          <w:b/>
          <w:bCs/>
        </w:rPr>
      </w:pPr>
      <w:r w:rsidRPr="00BB424C">
        <w:rPr>
          <w:b/>
          <w:bCs/>
        </w:rPr>
        <w:t>ConfigSectionPath</w:t>
      </w:r>
    </w:p>
    <w:p w14:paraId="761D0049" w14:textId="77777777" w:rsidR="00BB424C" w:rsidRPr="00BB424C" w:rsidRDefault="00BB424C" w:rsidP="00BB424C">
      <w:pPr>
        <w:pStyle w:val="ListParagraph"/>
        <w:rPr>
          <w:b/>
          <w:bCs/>
        </w:rPr>
      </w:pPr>
    </w:p>
    <w:p w14:paraId="51A0DCCA" w14:textId="77777777" w:rsidR="00BB424C" w:rsidRPr="00BB424C" w:rsidRDefault="00BB424C" w:rsidP="00BB424C">
      <w:pPr>
        <w:pStyle w:val="ListParagraph"/>
        <w:rPr>
          <w:b/>
          <w:bCs/>
        </w:rPr>
      </w:pPr>
      <w:r w:rsidRPr="00BB424C">
        <w:rPr>
          <w:b/>
          <w:bCs/>
        </w:rPr>
        <w:t>cx_Oracle.connect</w:t>
      </w:r>
    </w:p>
    <w:p w14:paraId="23431D5B" w14:textId="77777777" w:rsidR="00BB424C" w:rsidRPr="00BB424C" w:rsidRDefault="00BB424C" w:rsidP="00BB424C">
      <w:pPr>
        <w:pStyle w:val="ListParagraph"/>
        <w:rPr>
          <w:b/>
          <w:bCs/>
        </w:rPr>
      </w:pPr>
    </w:p>
    <w:p w14:paraId="60C9FC15" w14:textId="77777777" w:rsidR="00BB424C" w:rsidRPr="00BB424C" w:rsidRDefault="00BB424C" w:rsidP="00BB424C">
      <w:pPr>
        <w:pStyle w:val="ListParagraph"/>
        <w:rPr>
          <w:b/>
          <w:bCs/>
        </w:rPr>
      </w:pPr>
      <w:r w:rsidRPr="00BB424C">
        <w:rPr>
          <w:b/>
          <w:bCs/>
        </w:rPr>
        <w:t>shutil.rmtree</w:t>
      </w:r>
    </w:p>
    <w:p w14:paraId="4CD6DC50" w14:textId="607A4764" w:rsidR="00BB424C" w:rsidRDefault="00BB424C" w:rsidP="00BB424C">
      <w:pPr>
        <w:pStyle w:val="ListParagraph"/>
        <w:rPr>
          <w:b/>
          <w:bCs/>
        </w:rPr>
      </w:pPr>
      <w:r w:rsidRPr="00BB424C">
        <w:rPr>
          <w:b/>
          <w:bCs/>
        </w:rPr>
        <w:t>shutil.copy2</w:t>
      </w:r>
    </w:p>
    <w:p w14:paraId="4E11AA88" w14:textId="16C81021" w:rsidR="00910D8F" w:rsidRDefault="00910D8F" w:rsidP="00BB424C">
      <w:pPr>
        <w:pStyle w:val="ListParagraph"/>
        <w:rPr>
          <w:b/>
          <w:bCs/>
        </w:rPr>
      </w:pPr>
    </w:p>
    <w:p w14:paraId="141F8AF9" w14:textId="192322CA" w:rsidR="00910D8F" w:rsidRDefault="00910D8F" w:rsidP="00BB424C">
      <w:pPr>
        <w:pStyle w:val="ListParagraph"/>
        <w:rPr>
          <w:b/>
          <w:bCs/>
        </w:rPr>
      </w:pPr>
    </w:p>
    <w:p w14:paraId="2A2477FF" w14:textId="2F03A655" w:rsidR="00D945EF" w:rsidRPr="00125BBA" w:rsidRDefault="00910D8F" w:rsidP="00D945EF">
      <w:pPr>
        <w:pStyle w:val="ListParagraph"/>
        <w:rPr>
          <w:b/>
          <w:bCs/>
        </w:rPr>
      </w:pPr>
      <w:r>
        <w:rPr>
          <w:b/>
          <w:bCs/>
        </w:rPr>
        <w:t>COMBINATION</w:t>
      </w:r>
      <w:r w:rsidR="00AC5257">
        <w:rPr>
          <w:b/>
          <w:bCs/>
        </w:rPr>
        <w:t xml:space="preserve"> CHART</w:t>
      </w:r>
      <w:r w:rsidR="00D945EF">
        <w:rPr>
          <w:b/>
          <w:bCs/>
        </w:rPr>
        <w:t>:</w:t>
      </w:r>
      <w:r w:rsidR="00D945EF" w:rsidRPr="00D945EF">
        <w:rPr>
          <w:b/>
          <w:bCs/>
        </w:rPr>
        <w:t xml:space="preserve"> </w:t>
      </w:r>
      <w:r w:rsidR="00D945EF">
        <w:rPr>
          <w:b/>
          <w:bCs/>
        </w:rPr>
        <w:t>Line and Stacked column chart</w:t>
      </w:r>
    </w:p>
    <w:p w14:paraId="73FA58ED" w14:textId="541C46E7" w:rsidR="00910D8F" w:rsidRDefault="00910D8F" w:rsidP="00BB424C">
      <w:pPr>
        <w:pStyle w:val="ListParagraph"/>
        <w:rPr>
          <w:b/>
          <w:bCs/>
        </w:rPr>
      </w:pPr>
    </w:p>
    <w:p w14:paraId="6E3A21A5" w14:textId="4729AF20" w:rsidR="00D945EF" w:rsidRDefault="00D945EF" w:rsidP="00BB424C">
      <w:pPr>
        <w:pStyle w:val="ListParagraph"/>
        <w:rPr>
          <w:b/>
          <w:bCs/>
        </w:rPr>
      </w:pPr>
    </w:p>
    <w:p w14:paraId="253045F4" w14:textId="4BFEF7BD" w:rsidR="00D945EF" w:rsidRDefault="00D945EF" w:rsidP="00BB424C">
      <w:pPr>
        <w:pStyle w:val="ListParagraph"/>
        <w:rPr>
          <w:b/>
          <w:bCs/>
        </w:rPr>
      </w:pPr>
      <w:r>
        <w:rPr>
          <w:b/>
          <w:bCs/>
        </w:rPr>
        <w:t>When displaying two values with different scales – Revenue and Unit sales</w:t>
      </w:r>
    </w:p>
    <w:p w14:paraId="0F72EBEC" w14:textId="46D1838B" w:rsidR="00394831" w:rsidRDefault="00394831" w:rsidP="00BB424C">
      <w:pPr>
        <w:pStyle w:val="ListParagraph"/>
        <w:rPr>
          <w:b/>
          <w:bCs/>
        </w:rPr>
      </w:pPr>
    </w:p>
    <w:p w14:paraId="6EB037EC" w14:textId="795E3D0F" w:rsidR="00394831" w:rsidRDefault="00394831" w:rsidP="00BB424C">
      <w:pPr>
        <w:pStyle w:val="ListParagraph"/>
        <w:rPr>
          <w:b/>
          <w:bCs/>
        </w:rPr>
      </w:pPr>
    </w:p>
    <w:p w14:paraId="2F59710B" w14:textId="155291EF" w:rsidR="00394831" w:rsidRDefault="00394831" w:rsidP="00BB424C">
      <w:pPr>
        <w:pStyle w:val="ListParagraph"/>
        <w:rPr>
          <w:b/>
          <w:bCs/>
        </w:rPr>
      </w:pPr>
    </w:p>
    <w:p w14:paraId="1BB5369F" w14:textId="6555EB7A" w:rsidR="00394831" w:rsidRDefault="00394831" w:rsidP="00BB424C">
      <w:pPr>
        <w:pStyle w:val="ListParagraph"/>
        <w:rPr>
          <w:b/>
          <w:bCs/>
        </w:rPr>
      </w:pPr>
      <w:r>
        <w:rPr>
          <w:b/>
          <w:bCs/>
        </w:rPr>
        <w:t>Cluster charts and clusters help you look at many variable data and identify relations between them that might not have been obvious otherwise</w:t>
      </w:r>
    </w:p>
    <w:p w14:paraId="2C37916C" w14:textId="6AD29780" w:rsidR="00A84CD2" w:rsidRDefault="00A84CD2" w:rsidP="00BB424C">
      <w:pPr>
        <w:pStyle w:val="ListParagraph"/>
        <w:rPr>
          <w:b/>
          <w:bCs/>
        </w:rPr>
      </w:pPr>
    </w:p>
    <w:p w14:paraId="2C0AFD57" w14:textId="3CA5C58D" w:rsidR="00A84CD2" w:rsidRDefault="00A84CD2" w:rsidP="00BB424C">
      <w:pPr>
        <w:pStyle w:val="ListParagraph"/>
        <w:rPr>
          <w:b/>
          <w:bCs/>
        </w:rPr>
      </w:pPr>
    </w:p>
    <w:p w14:paraId="3E988EFC" w14:textId="7DB22E70" w:rsidR="00A84CD2" w:rsidRDefault="00A84CD2" w:rsidP="00BB424C">
      <w:pPr>
        <w:pStyle w:val="ListParagraph"/>
        <w:rPr>
          <w:b/>
          <w:bCs/>
        </w:rPr>
      </w:pPr>
    </w:p>
    <w:p w14:paraId="37AC772C" w14:textId="6E64AFD1" w:rsidR="00A84CD2" w:rsidRDefault="00A84CD2" w:rsidP="00BB424C">
      <w:pPr>
        <w:pStyle w:val="ListParagraph"/>
        <w:rPr>
          <w:b/>
          <w:bCs/>
        </w:rPr>
      </w:pPr>
    </w:p>
    <w:p w14:paraId="6C95978C" w14:textId="77777777" w:rsidR="00A84CD2" w:rsidRPr="00A84CD2" w:rsidRDefault="00A84CD2" w:rsidP="00A84CD2">
      <w:pPr>
        <w:shd w:val="clear" w:color="auto" w:fill="FFFFFF"/>
        <w:spacing w:after="240" w:line="240" w:lineRule="auto"/>
        <w:textAlignment w:val="baseline"/>
        <w:rPr>
          <w:rFonts w:ascii="Arial" w:eastAsia="Times New Roman" w:hAnsi="Arial" w:cs="Arial"/>
          <w:color w:val="242729"/>
          <w:sz w:val="23"/>
          <w:szCs w:val="23"/>
        </w:rPr>
      </w:pPr>
      <w:r w:rsidRPr="00A84CD2">
        <w:rPr>
          <w:rFonts w:ascii="Arial" w:eastAsia="Times New Roman" w:hAnsi="Arial" w:cs="Arial"/>
          <w:color w:val="242729"/>
          <w:sz w:val="23"/>
          <w:szCs w:val="23"/>
        </w:rPr>
        <w:t>No, it is not possible to upgrade a 32bit Python installation to a 64bit one.</w:t>
      </w:r>
    </w:p>
    <w:p w14:paraId="41E3C6C7" w14:textId="77777777" w:rsidR="00A84CD2" w:rsidRPr="00A84CD2" w:rsidRDefault="00A84CD2" w:rsidP="00A84CD2">
      <w:pPr>
        <w:shd w:val="clear" w:color="auto" w:fill="FFFFFF"/>
        <w:spacing w:after="240" w:line="240" w:lineRule="auto"/>
        <w:textAlignment w:val="baseline"/>
        <w:rPr>
          <w:rFonts w:ascii="Arial" w:eastAsia="Times New Roman" w:hAnsi="Arial" w:cs="Arial"/>
          <w:color w:val="242729"/>
          <w:sz w:val="23"/>
          <w:szCs w:val="23"/>
        </w:rPr>
      </w:pPr>
      <w:r w:rsidRPr="00A84CD2">
        <w:rPr>
          <w:rFonts w:ascii="Arial" w:eastAsia="Times New Roman" w:hAnsi="Arial" w:cs="Arial"/>
          <w:color w:val="242729"/>
          <w:sz w:val="23"/>
          <w:szCs w:val="23"/>
        </w:rPr>
        <w:t>Still, there is something that you can do in order to speedup installation of a new 64bit version.</w:t>
      </w:r>
    </w:p>
    <w:p w14:paraId="5A4D8FF1" w14:textId="77777777" w:rsidR="00A84CD2" w:rsidRPr="00A84CD2" w:rsidRDefault="00A84CD2" w:rsidP="00A84CD2">
      <w:pPr>
        <w:shd w:val="clear" w:color="auto" w:fill="FFFFFF"/>
        <w:spacing w:after="0" w:line="240" w:lineRule="auto"/>
        <w:textAlignment w:val="baseline"/>
        <w:rPr>
          <w:rFonts w:ascii="Arial" w:eastAsia="Times New Roman" w:hAnsi="Arial" w:cs="Arial"/>
          <w:color w:val="242729"/>
          <w:sz w:val="23"/>
          <w:szCs w:val="23"/>
        </w:rPr>
      </w:pPr>
      <w:r w:rsidRPr="00A84CD2">
        <w:rPr>
          <w:rFonts w:ascii="Arial" w:eastAsia="Times New Roman" w:hAnsi="Arial" w:cs="Arial"/>
          <w:color w:val="242729"/>
          <w:sz w:val="23"/>
          <w:szCs w:val="23"/>
        </w:rPr>
        <w:t>Run </w:t>
      </w:r>
      <w:r w:rsidRPr="00A84CD2">
        <w:rPr>
          <w:rFonts w:ascii="Consolas" w:eastAsia="Times New Roman" w:hAnsi="Consolas" w:cs="Courier New"/>
          <w:color w:val="242729"/>
          <w:bdr w:val="none" w:sz="0" w:space="0" w:color="auto" w:frame="1"/>
        </w:rPr>
        <w:t>pip freeze &gt; packages.txt</w:t>
      </w:r>
      <w:r w:rsidRPr="00A84CD2">
        <w:rPr>
          <w:rFonts w:ascii="Arial" w:eastAsia="Times New Roman" w:hAnsi="Arial" w:cs="Arial"/>
          <w:color w:val="242729"/>
          <w:sz w:val="23"/>
          <w:szCs w:val="23"/>
        </w:rPr>
        <w:t> on the old installation in order to generate a list of all installed packages and their versions.</w:t>
      </w:r>
    </w:p>
    <w:p w14:paraId="6C97ED9C" w14:textId="77777777" w:rsidR="00A84CD2" w:rsidRPr="00A84CD2" w:rsidRDefault="00A84CD2" w:rsidP="00A84CD2">
      <w:pPr>
        <w:shd w:val="clear" w:color="auto" w:fill="FFFFFF"/>
        <w:spacing w:after="0" w:line="240" w:lineRule="auto"/>
        <w:textAlignment w:val="baseline"/>
        <w:rPr>
          <w:rFonts w:ascii="Arial" w:eastAsia="Times New Roman" w:hAnsi="Arial" w:cs="Arial"/>
          <w:color w:val="242729"/>
          <w:sz w:val="23"/>
          <w:szCs w:val="23"/>
        </w:rPr>
      </w:pPr>
      <w:r w:rsidRPr="00A84CD2">
        <w:rPr>
          <w:rFonts w:ascii="Arial" w:eastAsia="Times New Roman" w:hAnsi="Arial" w:cs="Arial"/>
          <w:color w:val="242729"/>
          <w:sz w:val="23"/>
          <w:szCs w:val="23"/>
        </w:rPr>
        <w:t>After you install the new python version, run </w:t>
      </w:r>
      <w:r w:rsidRPr="00A84CD2">
        <w:rPr>
          <w:rFonts w:ascii="Consolas" w:eastAsia="Times New Roman" w:hAnsi="Consolas" w:cs="Courier New"/>
          <w:color w:val="242729"/>
          <w:bdr w:val="none" w:sz="0" w:space="0" w:color="auto" w:frame="1"/>
        </w:rPr>
        <w:t>pip install -r packages.txt</w:t>
      </w:r>
      <w:r w:rsidRPr="00A84CD2">
        <w:rPr>
          <w:rFonts w:ascii="Arial" w:eastAsia="Times New Roman" w:hAnsi="Arial" w:cs="Arial"/>
          <w:color w:val="242729"/>
          <w:sz w:val="23"/>
          <w:szCs w:val="23"/>
        </w:rPr>
        <w:t> in order to install the same version of the packages that you had on the old installation.</w:t>
      </w:r>
    </w:p>
    <w:p w14:paraId="27B9E727" w14:textId="59BE2CDE" w:rsidR="00A84CD2" w:rsidRDefault="00A84CD2" w:rsidP="00BB424C">
      <w:pPr>
        <w:pStyle w:val="ListParagraph"/>
        <w:rPr>
          <w:b/>
          <w:bCs/>
        </w:rPr>
      </w:pPr>
    </w:p>
    <w:p w14:paraId="5E2B4A05" w14:textId="63EED9E6" w:rsidR="00835172" w:rsidRDefault="00835172" w:rsidP="00BB424C">
      <w:pPr>
        <w:pStyle w:val="ListParagraph"/>
        <w:rPr>
          <w:b/>
          <w:bCs/>
        </w:rPr>
      </w:pPr>
    </w:p>
    <w:p w14:paraId="5D2A48C9" w14:textId="7E0DF50C" w:rsidR="00E831E5" w:rsidRDefault="00E831E5" w:rsidP="00BB424C">
      <w:pPr>
        <w:pStyle w:val="ListParagraph"/>
        <w:rPr>
          <w:b/>
          <w:bCs/>
        </w:rPr>
      </w:pPr>
      <w:r>
        <w:rPr>
          <w:b/>
          <w:bCs/>
        </w:rPr>
        <w:t>Conditional formatting option</w:t>
      </w:r>
    </w:p>
    <w:p w14:paraId="787EB92E" w14:textId="3093023D" w:rsidR="00E831E5" w:rsidRDefault="00E831E5" w:rsidP="00BB424C">
      <w:pPr>
        <w:pStyle w:val="ListParagraph"/>
        <w:rPr>
          <w:b/>
          <w:bCs/>
        </w:rPr>
      </w:pPr>
    </w:p>
    <w:p w14:paraId="12C9A0A0" w14:textId="7CAD3D43" w:rsidR="00E831E5" w:rsidRDefault="00043899" w:rsidP="00BB424C">
      <w:pPr>
        <w:pStyle w:val="ListParagraph"/>
        <w:rPr>
          <w:b/>
          <w:bCs/>
        </w:rPr>
      </w:pPr>
      <w:r>
        <w:rPr>
          <w:b/>
          <w:bCs/>
        </w:rPr>
        <w:t>In tables / Matrix – you can have hierarch y rows as in Ex</w:t>
      </w:r>
      <w:r w:rsidR="00B13B8B">
        <w:rPr>
          <w:b/>
          <w:bCs/>
        </w:rPr>
        <w:t>c</w:t>
      </w:r>
      <w:r>
        <w:rPr>
          <w:b/>
          <w:bCs/>
        </w:rPr>
        <w:t>el pivot</w:t>
      </w:r>
    </w:p>
    <w:p w14:paraId="1D14406F" w14:textId="2CF89700" w:rsidR="009170D5" w:rsidRDefault="009170D5" w:rsidP="00BB424C">
      <w:pPr>
        <w:pStyle w:val="ListParagraph"/>
        <w:rPr>
          <w:b/>
          <w:bCs/>
        </w:rPr>
      </w:pPr>
    </w:p>
    <w:p w14:paraId="57C5A913" w14:textId="6B9ED23D" w:rsidR="009170D5" w:rsidRDefault="009170D5" w:rsidP="00BB424C">
      <w:pPr>
        <w:pStyle w:val="ListParagraph"/>
        <w:rPr>
          <w:b/>
          <w:bCs/>
        </w:rPr>
      </w:pPr>
      <w:r>
        <w:rPr>
          <w:b/>
          <w:bCs/>
        </w:rPr>
        <w:t>For the value column open the drop dpwn to see Conditional formatting</w:t>
      </w:r>
    </w:p>
    <w:p w14:paraId="46F46239" w14:textId="4C7DE696" w:rsidR="009170D5" w:rsidRDefault="009170D5" w:rsidP="00BB424C">
      <w:pPr>
        <w:pStyle w:val="ListParagraph"/>
        <w:rPr>
          <w:b/>
          <w:bCs/>
        </w:rPr>
      </w:pPr>
      <w:r>
        <w:rPr>
          <w:noProof/>
        </w:rPr>
        <w:drawing>
          <wp:inline distT="0" distB="0" distL="0" distR="0" wp14:anchorId="1503F0DF" wp14:editId="3E1877B2">
            <wp:extent cx="8902094" cy="50074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913638" cy="5013922"/>
                    </a:xfrm>
                    <a:prstGeom prst="rect">
                      <a:avLst/>
                    </a:prstGeom>
                  </pic:spPr>
                </pic:pic>
              </a:graphicData>
            </a:graphic>
          </wp:inline>
        </w:drawing>
      </w:r>
    </w:p>
    <w:p w14:paraId="12CCE6C7" w14:textId="651E1C35" w:rsidR="00835172" w:rsidRDefault="00C20BDC" w:rsidP="00BB424C">
      <w:pPr>
        <w:pStyle w:val="ListParagraph"/>
        <w:rPr>
          <w:b/>
          <w:bCs/>
        </w:rPr>
      </w:pPr>
      <w:r>
        <w:rPr>
          <w:b/>
          <w:bCs/>
        </w:rPr>
        <w:t>\</w:t>
      </w:r>
    </w:p>
    <w:p w14:paraId="4F2D19C9" w14:textId="10430984" w:rsidR="00C20BDC" w:rsidRDefault="00C20BDC" w:rsidP="00BB424C">
      <w:pPr>
        <w:pStyle w:val="ListParagraph"/>
        <w:rPr>
          <w:b/>
          <w:bCs/>
        </w:rPr>
      </w:pPr>
    </w:p>
    <w:p w14:paraId="76D0CA17" w14:textId="55907D18" w:rsidR="00C20BDC" w:rsidRDefault="00C20BDC" w:rsidP="00BB424C">
      <w:pPr>
        <w:pStyle w:val="ListParagraph"/>
        <w:rPr>
          <w:b/>
          <w:bCs/>
        </w:rPr>
      </w:pPr>
      <w:r>
        <w:rPr>
          <w:b/>
          <w:bCs/>
        </w:rPr>
        <w:t>KEY PERFORMANCE INDICATOR FOR TRENDS AND TARGETS</w:t>
      </w:r>
    </w:p>
    <w:p w14:paraId="231BDB8F" w14:textId="76679354" w:rsidR="003E2BE6" w:rsidRDefault="003E2BE6" w:rsidP="00BB424C">
      <w:pPr>
        <w:pStyle w:val="ListParagraph"/>
        <w:rPr>
          <w:b/>
          <w:bCs/>
        </w:rPr>
      </w:pPr>
    </w:p>
    <w:p w14:paraId="7E8BE7E9" w14:textId="584CD326" w:rsidR="003E2BE6" w:rsidRDefault="003E2BE6" w:rsidP="00BB424C">
      <w:pPr>
        <w:pStyle w:val="ListParagraph"/>
        <w:rPr>
          <w:b/>
          <w:bCs/>
        </w:rPr>
      </w:pPr>
    </w:p>
    <w:p w14:paraId="164D3C3D" w14:textId="04E13E8B" w:rsidR="003E2BE6" w:rsidRDefault="003E2BE6" w:rsidP="00BB424C">
      <w:pPr>
        <w:pStyle w:val="ListParagraph"/>
        <w:rPr>
          <w:b/>
          <w:bCs/>
        </w:rPr>
      </w:pPr>
      <w:r>
        <w:rPr>
          <w:b/>
          <w:bCs/>
        </w:rPr>
        <w:t>URL in visual</w:t>
      </w:r>
    </w:p>
    <w:p w14:paraId="502901E8" w14:textId="1FE0FF0F" w:rsidR="006376A2" w:rsidRDefault="006376A2" w:rsidP="00BB424C">
      <w:pPr>
        <w:pStyle w:val="ListParagraph"/>
        <w:rPr>
          <w:b/>
          <w:bCs/>
        </w:rPr>
      </w:pPr>
      <w:r>
        <w:rPr>
          <w:b/>
          <w:bCs/>
        </w:rPr>
        <w:t>In Inset menu chose text box and write you text. Click on the intelinked venn diagram symbol to mark it as a link and place your URL there</w:t>
      </w:r>
    </w:p>
    <w:p w14:paraId="15A5A31E" w14:textId="77777777" w:rsidR="006376A2" w:rsidRDefault="006376A2" w:rsidP="00BB424C">
      <w:pPr>
        <w:pStyle w:val="ListParagraph"/>
        <w:rPr>
          <w:b/>
          <w:bCs/>
        </w:rPr>
      </w:pPr>
    </w:p>
    <w:p w14:paraId="7D535057" w14:textId="03DA7687" w:rsidR="006376A2" w:rsidRDefault="006376A2" w:rsidP="00BB424C">
      <w:pPr>
        <w:pStyle w:val="ListParagraph"/>
        <w:rPr>
          <w:b/>
          <w:bCs/>
        </w:rPr>
      </w:pPr>
      <w:r>
        <w:rPr>
          <w:noProof/>
        </w:rPr>
        <w:drawing>
          <wp:inline distT="0" distB="0" distL="0" distR="0" wp14:anchorId="6F01D3B6" wp14:editId="0900F5C5">
            <wp:extent cx="5378996" cy="302568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360" cy="3037702"/>
                    </a:xfrm>
                    <a:prstGeom prst="rect">
                      <a:avLst/>
                    </a:prstGeom>
                  </pic:spPr>
                </pic:pic>
              </a:graphicData>
            </a:graphic>
          </wp:inline>
        </w:drawing>
      </w:r>
    </w:p>
    <w:p w14:paraId="69AA695B" w14:textId="77777777" w:rsidR="006376A2" w:rsidRDefault="006376A2" w:rsidP="00BB424C">
      <w:pPr>
        <w:pStyle w:val="ListParagraph"/>
        <w:rPr>
          <w:b/>
          <w:bCs/>
        </w:rPr>
      </w:pPr>
    </w:p>
    <w:p w14:paraId="127D8327" w14:textId="741D3D77" w:rsidR="003E2BE6" w:rsidRDefault="003E2BE6" w:rsidP="00BB424C">
      <w:pPr>
        <w:pStyle w:val="ListParagraph"/>
        <w:rPr>
          <w:b/>
          <w:bCs/>
        </w:rPr>
      </w:pPr>
    </w:p>
    <w:p w14:paraId="20CBF751" w14:textId="5C25CCF2" w:rsidR="003E2BE6" w:rsidRDefault="00B52811" w:rsidP="00BB424C">
      <w:pPr>
        <w:pStyle w:val="ListParagraph"/>
      </w:pPr>
      <w:hyperlink r:id="rId37" w:history="1">
        <w:r w:rsidR="003E2BE6">
          <w:rPr>
            <w:rStyle w:val="Hyperlink"/>
          </w:rPr>
          <w:t>https://www.youtube.com/watch?v=Wz2aD0XvkUk</w:t>
        </w:r>
      </w:hyperlink>
    </w:p>
    <w:p w14:paraId="31345793" w14:textId="40107F50" w:rsidR="00586689" w:rsidRDefault="00586689" w:rsidP="00BB424C">
      <w:pPr>
        <w:pStyle w:val="ListParagraph"/>
      </w:pPr>
    </w:p>
    <w:p w14:paraId="53F102E4" w14:textId="6008D512" w:rsidR="00586689" w:rsidRDefault="00586689" w:rsidP="00BB424C">
      <w:pPr>
        <w:pStyle w:val="ListParagraph"/>
      </w:pPr>
    </w:p>
    <w:p w14:paraId="4DE2F120" w14:textId="22B19091" w:rsidR="00586689" w:rsidRDefault="00B52811" w:rsidP="00BB424C">
      <w:pPr>
        <w:pStyle w:val="ListParagraph"/>
      </w:pPr>
      <w:hyperlink r:id="rId38" w:history="1">
        <w:r w:rsidR="00586689">
          <w:rPr>
            <w:rStyle w:val="Hyperlink"/>
          </w:rPr>
          <w:t>https://www.youtube.com/watch?v=zCKIAle_i74</w:t>
        </w:r>
      </w:hyperlink>
    </w:p>
    <w:p w14:paraId="1103C892" w14:textId="59323DDD" w:rsidR="000E3BDE" w:rsidRDefault="000E3BDE" w:rsidP="00BB424C">
      <w:pPr>
        <w:pStyle w:val="ListParagraph"/>
      </w:pPr>
    </w:p>
    <w:p w14:paraId="777C234B" w14:textId="7062F68B" w:rsidR="000E3BDE" w:rsidRDefault="000E3BDE" w:rsidP="00BB424C">
      <w:pPr>
        <w:pStyle w:val="ListParagraph"/>
      </w:pPr>
    </w:p>
    <w:p w14:paraId="1F992DE8" w14:textId="37D66238" w:rsidR="000E3BDE" w:rsidRDefault="0004648A" w:rsidP="00BB424C">
      <w:pPr>
        <w:pStyle w:val="ListParagraph"/>
      </w:pPr>
      <w:r w:rsidRPr="0004648A">
        <w:rPr>
          <w:highlight w:val="yellow"/>
        </w:rPr>
        <w:t>POWER BI Service</w:t>
      </w:r>
      <w:r w:rsidR="005E2957">
        <w:t xml:space="preserve"> </w:t>
      </w:r>
      <w:r w:rsidR="005E2957" w:rsidRPr="005E2957">
        <w:rPr>
          <w:b/>
          <w:bCs/>
          <w:color w:val="952498" w:themeColor="accent2" w:themeShade="BF"/>
        </w:rPr>
        <w:t>AND INSIGHTS</w:t>
      </w:r>
      <w:r w:rsidR="005E2957">
        <w:rPr>
          <w:b/>
          <w:bCs/>
          <w:color w:val="952498" w:themeColor="accent2" w:themeShade="BF"/>
        </w:rPr>
        <w:t xml:space="preserve"> (if you create insights from the dataset, then those inssights reports can be pinned to the Dashboard)</w:t>
      </w:r>
    </w:p>
    <w:p w14:paraId="0080E94A" w14:textId="45EC139B" w:rsidR="000E3BDE" w:rsidRDefault="000E3BDE" w:rsidP="00BB424C">
      <w:pPr>
        <w:pStyle w:val="ListParagraph"/>
      </w:pPr>
      <w:r>
        <w:t>Use Publish to push a pbix to Power BI service</w:t>
      </w:r>
    </w:p>
    <w:p w14:paraId="0CB90245" w14:textId="07DBECE8" w:rsidR="0004648A" w:rsidRDefault="0004648A" w:rsidP="00BB424C">
      <w:pPr>
        <w:pStyle w:val="ListParagraph"/>
      </w:pPr>
      <w:r>
        <w:t>Insights.</w:t>
      </w:r>
    </w:p>
    <w:p w14:paraId="1B1C2A2B" w14:textId="03AAE22B" w:rsidR="0004648A" w:rsidRDefault="0004648A" w:rsidP="00BB424C">
      <w:pPr>
        <w:pStyle w:val="ListParagraph"/>
      </w:pPr>
      <w:r>
        <w:t xml:space="preserve">TO pin a report, in the lower tab- go to the report you want to grab the visualization from </w:t>
      </w:r>
    </w:p>
    <w:p w14:paraId="4DB33F3F" w14:textId="43CC0BC3" w:rsidR="0004648A" w:rsidRDefault="0004648A" w:rsidP="00BB424C">
      <w:pPr>
        <w:pStyle w:val="ListParagraph"/>
      </w:pPr>
      <w:r>
        <w:t>When you click on the visual you get an option to pin the visual</w:t>
      </w:r>
      <w:r w:rsidR="00AB38EB">
        <w:t xml:space="preserve"> on the top right of the visual itself</w:t>
      </w:r>
    </w:p>
    <w:p w14:paraId="05EC088B" w14:textId="3436053C" w:rsidR="00D7285D" w:rsidRDefault="00D7285D" w:rsidP="00BB424C">
      <w:pPr>
        <w:pStyle w:val="ListParagraph"/>
      </w:pPr>
      <w:r>
        <w:t xml:space="preserve">Similarly </w:t>
      </w:r>
      <w:r w:rsidRPr="00D7285D">
        <w:rPr>
          <w:b/>
          <w:bCs/>
        </w:rPr>
        <w:t>within the dashboard</w:t>
      </w:r>
      <w:r>
        <w:t xml:space="preserve"> each visual has ellipsis in the top right and opening these ellipses will give you option to get insight for the report itself</w:t>
      </w:r>
    </w:p>
    <w:p w14:paraId="79660D88" w14:textId="02747FFF" w:rsidR="0004648A" w:rsidRDefault="0004648A" w:rsidP="00BB424C">
      <w:pPr>
        <w:pStyle w:val="ListParagraph"/>
      </w:pPr>
    </w:p>
    <w:p w14:paraId="4A5EFA74" w14:textId="38BB236A" w:rsidR="003762F8" w:rsidRDefault="003762F8" w:rsidP="00BB424C">
      <w:pPr>
        <w:pStyle w:val="ListParagraph"/>
      </w:pPr>
    </w:p>
    <w:p w14:paraId="7E4A59DE" w14:textId="31B3192F" w:rsidR="003762F8" w:rsidRDefault="003762F8" w:rsidP="00BB424C">
      <w:pPr>
        <w:pStyle w:val="ListParagraph"/>
      </w:pPr>
      <w:r w:rsidRPr="003C75CD">
        <w:rPr>
          <w:highlight w:val="yellow"/>
        </w:rPr>
        <w:t>In Dasboard - &gt; Ellipsis</w:t>
      </w:r>
      <w:r w:rsidRPr="003C75CD">
        <w:rPr>
          <w:highlight w:val="yellow"/>
        </w:rPr>
        <w:sym w:font="Wingdings" w:char="F0E0"/>
      </w:r>
      <w:r w:rsidRPr="003C75CD">
        <w:rPr>
          <w:highlight w:val="yellow"/>
        </w:rPr>
        <w:t xml:space="preserve"> Settings -&gt; Check Turn on Tile flow – to auto rearra</w:t>
      </w:r>
      <w:r w:rsidR="00885B9D" w:rsidRPr="003C75CD">
        <w:rPr>
          <w:highlight w:val="yellow"/>
        </w:rPr>
        <w:t>n</w:t>
      </w:r>
      <w:r w:rsidRPr="003C75CD">
        <w:rPr>
          <w:highlight w:val="yellow"/>
        </w:rPr>
        <w:t>ge dashboard tiles</w:t>
      </w:r>
    </w:p>
    <w:p w14:paraId="3ED9F079" w14:textId="49EB27F9" w:rsidR="00716D2D" w:rsidRDefault="00716D2D" w:rsidP="00BB424C">
      <w:pPr>
        <w:pStyle w:val="ListParagraph"/>
      </w:pPr>
    </w:p>
    <w:p w14:paraId="5D696960" w14:textId="2FFC73A0" w:rsidR="00716D2D" w:rsidRDefault="00716D2D" w:rsidP="00BB424C">
      <w:pPr>
        <w:pStyle w:val="ListParagraph"/>
      </w:pPr>
    </w:p>
    <w:p w14:paraId="02EC7C3F" w14:textId="2556CA1C" w:rsidR="00716D2D" w:rsidRDefault="00716D2D" w:rsidP="00BB424C">
      <w:pPr>
        <w:pStyle w:val="ListParagraph"/>
      </w:pPr>
      <w:r>
        <w:t>Natural Language Q&amp;A</w:t>
      </w:r>
      <w:r w:rsidR="00957695">
        <w:t xml:space="preserve">   and Card display</w:t>
      </w:r>
    </w:p>
    <w:p w14:paraId="0D946C71" w14:textId="1210DD7B" w:rsidR="00692D24" w:rsidRDefault="00692D24" w:rsidP="00BB424C">
      <w:pPr>
        <w:pStyle w:val="ListParagraph"/>
      </w:pPr>
    </w:p>
    <w:p w14:paraId="2C0D7487" w14:textId="556AD8F5" w:rsidR="00692D24" w:rsidRDefault="00692D24" w:rsidP="00BB424C">
      <w:pPr>
        <w:pStyle w:val="ListParagraph"/>
      </w:pPr>
      <w:r>
        <w:t>To preserve sync and filter interactions in a dashboard, pin an entire report to the dashboard</w:t>
      </w:r>
      <w:r w:rsidR="00E04051">
        <w:t xml:space="preserve">   Pin a live Page</w:t>
      </w:r>
    </w:p>
    <w:p w14:paraId="7F120278" w14:textId="70F5C321" w:rsidR="005D407E" w:rsidRDefault="005D407E" w:rsidP="00BB424C">
      <w:pPr>
        <w:pStyle w:val="ListParagraph"/>
      </w:pPr>
    </w:p>
    <w:p w14:paraId="1F4BCDD7" w14:textId="3A246688" w:rsidR="005D407E" w:rsidRDefault="005D407E" w:rsidP="00BB424C">
      <w:pPr>
        <w:pStyle w:val="ListParagraph"/>
      </w:pPr>
    </w:p>
    <w:p w14:paraId="217E3671" w14:textId="1E01F6F4" w:rsidR="005D407E" w:rsidRDefault="005D407E" w:rsidP="00BB424C">
      <w:pPr>
        <w:pStyle w:val="ListParagraph"/>
      </w:pPr>
      <w:r>
        <w:t>URL parameters for screen real estateS</w:t>
      </w:r>
    </w:p>
    <w:p w14:paraId="5201E865" w14:textId="4C6BA26A" w:rsidR="005D407E" w:rsidRDefault="005D407E" w:rsidP="00BB424C">
      <w:pPr>
        <w:pStyle w:val="ListParagraph"/>
      </w:pPr>
      <w:r>
        <w:t>collapseNavigation = True</w:t>
      </w:r>
    </w:p>
    <w:p w14:paraId="5842AA0D" w14:textId="1082A3FF" w:rsidR="005D407E" w:rsidRDefault="005D407E" w:rsidP="00BB424C">
      <w:pPr>
        <w:pStyle w:val="ListParagraph"/>
      </w:pPr>
    </w:p>
    <w:p w14:paraId="7EDA16FE" w14:textId="324748B7" w:rsidR="005D407E" w:rsidRDefault="005D407E" w:rsidP="00BB424C">
      <w:pPr>
        <w:pStyle w:val="ListParagraph"/>
      </w:pPr>
      <w:r>
        <w:t>chromeless= True (full screen mode</w:t>
      </w:r>
    </w:p>
    <w:p w14:paraId="73BD57C3" w14:textId="41DCD863" w:rsidR="0073600E" w:rsidRDefault="0073600E" w:rsidP="00BB424C">
      <w:pPr>
        <w:pStyle w:val="ListParagraph"/>
      </w:pPr>
    </w:p>
    <w:p w14:paraId="5066343E" w14:textId="44B14926" w:rsidR="0073600E" w:rsidRDefault="0073600E" w:rsidP="00BB424C">
      <w:pPr>
        <w:pStyle w:val="ListParagraph"/>
      </w:pPr>
      <w:r>
        <w:t>Setting Alert for threshold cross for values</w:t>
      </w:r>
      <w:r w:rsidR="00B36F02">
        <w:t>:</w:t>
      </w:r>
    </w:p>
    <w:p w14:paraId="604FFD76" w14:textId="77BB7CB8" w:rsidR="00B36F02" w:rsidRDefault="00B36F02" w:rsidP="00BB424C">
      <w:pPr>
        <w:pStyle w:val="ListParagraph"/>
      </w:pPr>
    </w:p>
    <w:p w14:paraId="6EAC8B6A" w14:textId="2044C0C8" w:rsidR="00B36F02" w:rsidRDefault="00B36F02" w:rsidP="00BB424C">
      <w:pPr>
        <w:pStyle w:val="ListParagraph"/>
      </w:pPr>
      <w:r>
        <w:t xml:space="preserve">Alerts for Number Cases and </w:t>
      </w:r>
    </w:p>
    <w:p w14:paraId="494C8FA0" w14:textId="0B42EFF3" w:rsidR="005D407E" w:rsidRDefault="005D407E" w:rsidP="00BB424C">
      <w:pPr>
        <w:pStyle w:val="ListParagraph"/>
      </w:pPr>
    </w:p>
    <w:p w14:paraId="21FBEAD6" w14:textId="586CD800" w:rsidR="00E2627C" w:rsidRDefault="00E2627C" w:rsidP="00BB424C">
      <w:pPr>
        <w:pStyle w:val="ListParagraph"/>
      </w:pPr>
    </w:p>
    <w:p w14:paraId="62A7640B" w14:textId="312D5BC5" w:rsidR="00E2627C" w:rsidRDefault="00E2627C" w:rsidP="00BB424C">
      <w:pPr>
        <w:pStyle w:val="ListParagraph"/>
      </w:pPr>
      <w:r>
        <w:t>Pwer Builder personal gateway for data refreshes</w:t>
      </w:r>
    </w:p>
    <w:p w14:paraId="34265130" w14:textId="3D055B64" w:rsidR="0093006B" w:rsidRDefault="0093006B" w:rsidP="00BB424C">
      <w:pPr>
        <w:pStyle w:val="ListParagraph"/>
      </w:pPr>
    </w:p>
    <w:p w14:paraId="118FEF53" w14:textId="07E5CEC4" w:rsidR="0093006B" w:rsidRDefault="0093006B" w:rsidP="00BB424C">
      <w:pPr>
        <w:pStyle w:val="ListParagraph"/>
      </w:pPr>
      <w:r>
        <w:t>Embedding the reprt into a webpage</w:t>
      </w:r>
    </w:p>
    <w:p w14:paraId="1639FC8A" w14:textId="4999EA9C" w:rsidR="0093006B" w:rsidRDefault="0093006B" w:rsidP="00BB424C">
      <w:pPr>
        <w:pStyle w:val="ListParagraph"/>
      </w:pPr>
    </w:p>
    <w:p w14:paraId="30CA5085" w14:textId="5C7FBCBB" w:rsidR="0093006B" w:rsidRDefault="0093006B" w:rsidP="00BB424C">
      <w:pPr>
        <w:pStyle w:val="ListParagraph"/>
      </w:pPr>
    </w:p>
    <w:p w14:paraId="2B78378A" w14:textId="54189E05" w:rsidR="0093006B" w:rsidRDefault="0093006B" w:rsidP="00BB424C">
      <w:pPr>
        <w:pStyle w:val="ListParagraph"/>
      </w:pPr>
      <w:r>
        <w:t>Href (URL) or iframe generated</w:t>
      </w:r>
    </w:p>
    <w:p w14:paraId="4F73031A" w14:textId="0A4ADBC2" w:rsidR="0093006B" w:rsidRDefault="0093006B" w:rsidP="00BB424C">
      <w:pPr>
        <w:pStyle w:val="ListParagraph"/>
      </w:pPr>
    </w:p>
    <w:p w14:paraId="74DD56BF" w14:textId="13F17067" w:rsidR="0093006B" w:rsidRDefault="00DF5DA3" w:rsidP="00BB424C">
      <w:pPr>
        <w:pStyle w:val="ListParagraph"/>
      </w:pPr>
      <w:r>
        <w:t>S</w:t>
      </w:r>
      <w:r w:rsidR="0093006B">
        <w:t>ways</w:t>
      </w:r>
    </w:p>
    <w:p w14:paraId="4601F2EB" w14:textId="613A2AE5" w:rsidR="00DF5DA3" w:rsidRDefault="00DF5DA3" w:rsidP="00BB424C">
      <w:pPr>
        <w:pStyle w:val="ListParagraph"/>
      </w:pPr>
    </w:p>
    <w:p w14:paraId="0F8C6C36" w14:textId="191FFF01" w:rsidR="00E46EC5" w:rsidRDefault="00E46EC5" w:rsidP="00BB424C">
      <w:pPr>
        <w:pStyle w:val="ListParagraph"/>
      </w:pPr>
    </w:p>
    <w:p w14:paraId="7B86835B" w14:textId="616E4406" w:rsidR="00E46EC5" w:rsidRDefault="00E46EC5" w:rsidP="00BB424C">
      <w:pPr>
        <w:pStyle w:val="ListParagraph"/>
      </w:pPr>
      <w:r>
        <w:t xml:space="preserve">Northwind dataset: </w:t>
      </w:r>
      <w:hyperlink r:id="rId39" w:history="1">
        <w:r>
          <w:rPr>
            <w:rStyle w:val="Hyperlink"/>
          </w:rPr>
          <w:t>https://services.odata.org/Northwind/Northwind.svc/</w:t>
        </w:r>
      </w:hyperlink>
    </w:p>
    <w:p w14:paraId="50544EA0" w14:textId="77777777" w:rsidR="00DF5DA3" w:rsidRDefault="00DF5DA3" w:rsidP="00DF5DA3">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Exercise 3- Schedule Data Refresh</w:t>
      </w:r>
    </w:p>
    <w:p w14:paraId="4D593727" w14:textId="77777777" w:rsidR="00DF5DA3" w:rsidRDefault="00DF5DA3" w:rsidP="00DF5DA3">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72A5A3A3" w14:textId="77777777" w:rsidR="00DF5DA3" w:rsidRDefault="00DF5DA3" w:rsidP="00DF5DA3">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So far, the report you uploaded is rather static. That means, if the data in the Access database changes, the report and dashboard are not updated. You can install Power BI Personal Gateway and schedule data refresh for on-premises data sources, such as the Access database, to keep your report and dashboard on Power BI service up-to-date.</w:t>
      </w:r>
    </w:p>
    <w:p w14:paraId="5783A790" w14:textId="77777777" w:rsidR="00DF5DA3" w:rsidRDefault="00DF5DA3" w:rsidP="00DF5DA3">
      <w:pPr>
        <w:pStyle w:val="NormalWeb"/>
        <w:shd w:val="clear" w:color="auto" w:fill="FFFFFF"/>
        <w:spacing w:before="300" w:beforeAutospacing="0" w:after="340" w:afterAutospacing="0"/>
        <w:rPr>
          <w:rFonts w:ascii="Helvetica" w:hAnsi="Helvetica" w:cs="Helvetica"/>
          <w:color w:val="313131"/>
        </w:rPr>
      </w:pPr>
      <w:r>
        <w:rPr>
          <w:rStyle w:val="Strong"/>
          <w:rFonts w:ascii="Helvetica" w:hAnsi="Helvetica" w:cs="Helvetica"/>
          <w:color w:val="313131"/>
        </w:rPr>
        <w:t>NOTE</w:t>
      </w:r>
      <w:r>
        <w:rPr>
          <w:rFonts w:ascii="Helvetica" w:hAnsi="Helvetica" w:cs="Helvetica"/>
          <w:color w:val="313131"/>
        </w:rPr>
        <w:t>: Power BI Pro is required to setup scheduled refresh for on-premises data. If you do not have Power BI Pro subscription you can enroll for a free 60 day trial.</w:t>
      </w:r>
    </w:p>
    <w:p w14:paraId="70C0292F"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On the Power BI website, click </w:t>
      </w:r>
      <w:r>
        <w:rPr>
          <w:rStyle w:val="Strong"/>
          <w:rFonts w:ascii="Helvetica" w:hAnsi="Helvetica" w:cs="Helvetica"/>
          <w:color w:val="313131"/>
        </w:rPr>
        <w:t>My Workspace</w:t>
      </w:r>
      <w:r>
        <w:rPr>
          <w:rFonts w:ascii="Helvetica" w:hAnsi="Helvetica" w:cs="Helvetica"/>
          <w:color w:val="313131"/>
        </w:rPr>
        <w:t>, click </w:t>
      </w:r>
      <w:r>
        <w:rPr>
          <w:rStyle w:val="Strong"/>
          <w:rFonts w:ascii="Helvetica" w:hAnsi="Helvetica" w:cs="Helvetica"/>
          <w:color w:val="313131"/>
        </w:rPr>
        <w:t>Datasets</w:t>
      </w:r>
      <w:r>
        <w:rPr>
          <w:rFonts w:ascii="Helvetica" w:hAnsi="Helvetica" w:cs="Helvetica"/>
          <w:color w:val="313131"/>
        </w:rPr>
        <w:t>, click L</w:t>
      </w:r>
      <w:r>
        <w:rPr>
          <w:rStyle w:val="Strong"/>
          <w:rFonts w:ascii="Helvetica" w:hAnsi="Helvetica" w:cs="Helvetica"/>
          <w:color w:val="313131"/>
        </w:rPr>
        <w:t>ab 4 – Starting</w:t>
      </w:r>
      <w:r>
        <w:rPr>
          <w:rFonts w:ascii="Helvetica" w:hAnsi="Helvetica" w:cs="Helvetica"/>
          <w:color w:val="313131"/>
        </w:rPr>
        <w:t>, and click the </w:t>
      </w:r>
      <w:r>
        <w:rPr>
          <w:rStyle w:val="Strong"/>
          <w:rFonts w:ascii="Helvetica" w:hAnsi="Helvetica" w:cs="Helvetica"/>
          <w:color w:val="313131"/>
        </w:rPr>
        <w:t>Schedule refresh</w:t>
      </w:r>
      <w:r>
        <w:rPr>
          <w:rFonts w:ascii="Helvetica" w:hAnsi="Helvetica" w:cs="Helvetica"/>
          <w:color w:val="313131"/>
        </w:rPr>
        <w:t> icon.</w:t>
      </w:r>
    </w:p>
    <w:p w14:paraId="16F8E32B"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Power BI Pro is required to setup scheduled refresh for on-premises data. If you do not have Power BI Pro subscription you can enrol for a 60 day trial.</w:t>
      </w:r>
    </w:p>
    <w:p w14:paraId="652F9C18"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Ensure that you are in the </w:t>
      </w:r>
      <w:r>
        <w:rPr>
          <w:rStyle w:val="Strong"/>
          <w:rFonts w:ascii="Helvetica" w:hAnsi="Helvetica" w:cs="Helvetica"/>
          <w:color w:val="313131"/>
        </w:rPr>
        <w:t>Datasets</w:t>
      </w:r>
      <w:r>
        <w:rPr>
          <w:rFonts w:ascii="Helvetica" w:hAnsi="Helvetica" w:cs="Helvetica"/>
          <w:color w:val="313131"/>
        </w:rPr>
        <w:t> tab and that the </w:t>
      </w:r>
      <w:r>
        <w:rPr>
          <w:rStyle w:val="Strong"/>
          <w:rFonts w:ascii="Helvetica" w:hAnsi="Helvetica" w:cs="Helvetica"/>
          <w:color w:val="313131"/>
        </w:rPr>
        <w:t>Lab 4 - Starting dataset</w:t>
      </w:r>
      <w:r>
        <w:rPr>
          <w:rFonts w:ascii="Helvetica" w:hAnsi="Helvetica" w:cs="Helvetica"/>
          <w:color w:val="313131"/>
        </w:rPr>
        <w:t> is selected.</w:t>
      </w:r>
    </w:p>
    <w:p w14:paraId="6E843CC0"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Gateway connection</w:t>
      </w:r>
      <w:r>
        <w:rPr>
          <w:rFonts w:ascii="Helvetica" w:hAnsi="Helvetica" w:cs="Helvetica"/>
          <w:color w:val="313131"/>
        </w:rPr>
        <w:t> and click </w:t>
      </w:r>
      <w:r>
        <w:rPr>
          <w:rStyle w:val="Strong"/>
          <w:rFonts w:ascii="Helvetica" w:hAnsi="Helvetica" w:cs="Helvetica"/>
          <w:color w:val="313131"/>
        </w:rPr>
        <w:t>Install now</w:t>
      </w:r>
      <w:r>
        <w:rPr>
          <w:rFonts w:ascii="Helvetica" w:hAnsi="Helvetica" w:cs="Helvetica"/>
          <w:color w:val="313131"/>
        </w:rPr>
        <w:t> to download the Power BI Personal Gateway.</w:t>
      </w:r>
    </w:p>
    <w:p w14:paraId="621B9180"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When the download is complete, click the </w:t>
      </w:r>
      <w:r>
        <w:rPr>
          <w:rStyle w:val="Strong"/>
          <w:rFonts w:ascii="Helvetica" w:hAnsi="Helvetica" w:cs="Helvetica"/>
          <w:color w:val="313131"/>
        </w:rPr>
        <w:t>On-premises data gateway</w:t>
      </w:r>
      <w:r>
        <w:rPr>
          <w:rFonts w:ascii="Helvetica" w:hAnsi="Helvetica" w:cs="Helvetica"/>
          <w:color w:val="313131"/>
        </w:rPr>
        <w:t> to begin installation.</w:t>
      </w:r>
    </w:p>
    <w:p w14:paraId="56A9D02A"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Next</w:t>
      </w:r>
      <w:r>
        <w:rPr>
          <w:rFonts w:ascii="Helvetica" w:hAnsi="Helvetica" w:cs="Helvetica"/>
          <w:color w:val="313131"/>
        </w:rPr>
        <w:t>, accept the license terms, and click </w:t>
      </w:r>
      <w:r>
        <w:rPr>
          <w:rStyle w:val="Strong"/>
          <w:rFonts w:ascii="Helvetica" w:hAnsi="Helvetica" w:cs="Helvetica"/>
          <w:color w:val="313131"/>
        </w:rPr>
        <w:t>Install</w:t>
      </w:r>
      <w:r>
        <w:rPr>
          <w:rFonts w:ascii="Helvetica" w:hAnsi="Helvetica" w:cs="Helvetica"/>
          <w:color w:val="313131"/>
        </w:rPr>
        <w:t>.</w:t>
      </w:r>
    </w:p>
    <w:p w14:paraId="4BA3ADFA"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Sign in using your Power BI account and click </w:t>
      </w:r>
      <w:r>
        <w:rPr>
          <w:rStyle w:val="Strong"/>
          <w:rFonts w:ascii="Helvetica" w:hAnsi="Helvetica" w:cs="Helvetica"/>
          <w:color w:val="313131"/>
        </w:rPr>
        <w:t>Close</w:t>
      </w:r>
      <w:r>
        <w:rPr>
          <w:rFonts w:ascii="Helvetica" w:hAnsi="Helvetica" w:cs="Helvetica"/>
          <w:color w:val="313131"/>
        </w:rPr>
        <w:t>.</w:t>
      </w:r>
    </w:p>
    <w:p w14:paraId="61563E0A"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In </w:t>
      </w:r>
      <w:r>
        <w:rPr>
          <w:rStyle w:val="Strong"/>
          <w:rFonts w:ascii="Helvetica" w:hAnsi="Helvetica" w:cs="Helvetica"/>
          <w:color w:val="313131"/>
        </w:rPr>
        <w:t>New on-premises data gateway name</w:t>
      </w:r>
      <w:r>
        <w:rPr>
          <w:rFonts w:ascii="Helvetica" w:hAnsi="Helvetica" w:cs="Helvetica"/>
          <w:color w:val="313131"/>
        </w:rPr>
        <w:t>, type </w:t>
      </w:r>
      <w:r>
        <w:rPr>
          <w:rStyle w:val="Strong"/>
          <w:rFonts w:ascii="Helvetica" w:hAnsi="Helvetica" w:cs="Helvetica"/>
          <w:color w:val="313131"/>
        </w:rPr>
        <w:t>Van Arsdel Sales</w:t>
      </w:r>
      <w:r>
        <w:rPr>
          <w:rFonts w:ascii="Helvetica" w:hAnsi="Helvetica" w:cs="Helvetica"/>
          <w:color w:val="313131"/>
        </w:rPr>
        <w:t>.</w:t>
      </w:r>
    </w:p>
    <w:p w14:paraId="4496E6E4"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In </w:t>
      </w:r>
      <w:r>
        <w:rPr>
          <w:rStyle w:val="Strong"/>
          <w:rFonts w:ascii="Helvetica" w:hAnsi="Helvetica" w:cs="Helvetica"/>
          <w:color w:val="313131"/>
        </w:rPr>
        <w:t>Recovery key</w:t>
      </w:r>
      <w:r>
        <w:rPr>
          <w:rFonts w:ascii="Helvetica" w:hAnsi="Helvetica" w:cs="Helvetica"/>
          <w:color w:val="313131"/>
        </w:rPr>
        <w:t> and </w:t>
      </w:r>
      <w:r>
        <w:rPr>
          <w:rStyle w:val="Strong"/>
          <w:rFonts w:ascii="Helvetica" w:hAnsi="Helvetica" w:cs="Helvetica"/>
          <w:color w:val="313131"/>
        </w:rPr>
        <w:t>Confirm recovery key</w:t>
      </w:r>
      <w:r>
        <w:rPr>
          <w:rFonts w:ascii="Helvetica" w:hAnsi="Helvetica" w:cs="Helvetica"/>
          <w:color w:val="313131"/>
        </w:rPr>
        <w:t>, type </w:t>
      </w:r>
      <w:r>
        <w:rPr>
          <w:rStyle w:val="Strong"/>
          <w:rFonts w:ascii="Helvetica" w:hAnsi="Helvetica" w:cs="Helvetica"/>
          <w:color w:val="313131"/>
        </w:rPr>
        <w:t>Pa$$w0rd</w:t>
      </w:r>
      <w:r>
        <w:rPr>
          <w:rFonts w:ascii="Helvetica" w:hAnsi="Helvetica" w:cs="Helvetica"/>
          <w:color w:val="313131"/>
        </w:rPr>
        <w:t>, and click </w:t>
      </w:r>
      <w:r>
        <w:rPr>
          <w:rStyle w:val="Strong"/>
          <w:rFonts w:ascii="Helvetica" w:hAnsi="Helvetica" w:cs="Helvetica"/>
          <w:color w:val="313131"/>
        </w:rPr>
        <w:t>Configure</w:t>
      </w:r>
      <w:r>
        <w:rPr>
          <w:rFonts w:ascii="Helvetica" w:hAnsi="Helvetica" w:cs="Helvetica"/>
          <w:color w:val="313131"/>
        </w:rPr>
        <w:t>.</w:t>
      </w:r>
    </w:p>
    <w:p w14:paraId="6C2489D3"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Close</w:t>
      </w:r>
      <w:r>
        <w:rPr>
          <w:rFonts w:ascii="Helvetica" w:hAnsi="Helvetica" w:cs="Helvetica"/>
          <w:color w:val="313131"/>
        </w:rPr>
        <w:t>.</w:t>
      </w:r>
    </w:p>
    <w:p w14:paraId="50C84B0D"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Expand </w:t>
      </w:r>
      <w:r>
        <w:rPr>
          <w:rStyle w:val="Strong"/>
          <w:rFonts w:ascii="Helvetica" w:hAnsi="Helvetica" w:cs="Helvetica"/>
          <w:color w:val="313131"/>
        </w:rPr>
        <w:t>Data source credentials</w:t>
      </w:r>
      <w:r>
        <w:rPr>
          <w:rFonts w:ascii="Helvetica" w:hAnsi="Helvetica" w:cs="Helvetica"/>
          <w:color w:val="313131"/>
        </w:rPr>
        <w:t> and, for </w:t>
      </w:r>
      <w:r>
        <w:rPr>
          <w:rStyle w:val="Strong"/>
          <w:rFonts w:ascii="Helvetica" w:hAnsi="Helvetica" w:cs="Helvetica"/>
          <w:color w:val="313131"/>
        </w:rPr>
        <w:t>Country Population by Year.xlsx</w:t>
      </w:r>
      <w:r>
        <w:rPr>
          <w:rFonts w:ascii="Helvetica" w:hAnsi="Helvetica" w:cs="Helvetica"/>
          <w:color w:val="313131"/>
        </w:rPr>
        <w:t>, click </w:t>
      </w:r>
      <w:r>
        <w:rPr>
          <w:rStyle w:val="Strong"/>
          <w:rFonts w:ascii="Helvetica" w:hAnsi="Helvetica" w:cs="Helvetica"/>
          <w:color w:val="313131"/>
        </w:rPr>
        <w:t>Edit credentials</w:t>
      </w:r>
      <w:r>
        <w:rPr>
          <w:rFonts w:ascii="Helvetica" w:hAnsi="Helvetica" w:cs="Helvetica"/>
          <w:color w:val="313131"/>
        </w:rPr>
        <w:t>.</w:t>
      </w:r>
    </w:p>
    <w:p w14:paraId="2EF4250A"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For </w:t>
      </w:r>
      <w:r>
        <w:rPr>
          <w:rStyle w:val="Strong"/>
          <w:rFonts w:ascii="Helvetica" w:hAnsi="Helvetica" w:cs="Helvetica"/>
          <w:color w:val="313131"/>
        </w:rPr>
        <w:t>Privacy level setting</w:t>
      </w:r>
      <w:r>
        <w:rPr>
          <w:rFonts w:ascii="Helvetica" w:hAnsi="Helvetica" w:cs="Helvetica"/>
          <w:color w:val="313131"/>
        </w:rPr>
        <w:t> for this data source, select </w:t>
      </w:r>
      <w:r>
        <w:rPr>
          <w:rStyle w:val="Strong"/>
          <w:rFonts w:ascii="Helvetica" w:hAnsi="Helvetica" w:cs="Helvetica"/>
          <w:color w:val="313131"/>
        </w:rPr>
        <w:t>Organizational</w:t>
      </w:r>
      <w:r>
        <w:rPr>
          <w:rFonts w:ascii="Helvetica" w:hAnsi="Helvetica" w:cs="Helvetica"/>
          <w:color w:val="313131"/>
        </w:rPr>
        <w:t>, and click </w:t>
      </w:r>
      <w:r>
        <w:rPr>
          <w:rStyle w:val="Strong"/>
          <w:rFonts w:ascii="Helvetica" w:hAnsi="Helvetica" w:cs="Helvetica"/>
          <w:color w:val="313131"/>
        </w:rPr>
        <w:t>Sign in</w:t>
      </w:r>
      <w:r>
        <w:rPr>
          <w:rFonts w:ascii="Helvetica" w:hAnsi="Helvetica" w:cs="Helvetica"/>
          <w:color w:val="313131"/>
        </w:rPr>
        <w:t>.</w:t>
      </w:r>
    </w:p>
    <w:p w14:paraId="673DB903"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Edit credentials for the Data sources that needs updating.</w:t>
      </w:r>
    </w:p>
    <w:p w14:paraId="45EF93C3"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Now you can schedule your data source refresh.</w:t>
      </w:r>
    </w:p>
    <w:p w14:paraId="13047A5B" w14:textId="77777777" w:rsidR="00DF5DA3" w:rsidRDefault="00DF5DA3" w:rsidP="00DF5DA3">
      <w:pPr>
        <w:pStyle w:val="NormalWeb"/>
        <w:shd w:val="clear" w:color="auto" w:fill="FFFFFF"/>
        <w:spacing w:before="300" w:beforeAutospacing="0" w:after="340" w:afterAutospacing="0"/>
        <w:rPr>
          <w:rFonts w:ascii="Helvetica" w:hAnsi="Helvetica" w:cs="Helvetica"/>
          <w:color w:val="313131"/>
        </w:rPr>
      </w:pPr>
      <w:r>
        <w:rPr>
          <w:rStyle w:val="Strong"/>
          <w:rFonts w:ascii="Helvetica" w:hAnsi="Helvetica" w:cs="Helvetica"/>
          <w:color w:val="313131"/>
        </w:rPr>
        <w:t>NOTE</w:t>
      </w:r>
      <w:r>
        <w:rPr>
          <w:rFonts w:ascii="Helvetica" w:hAnsi="Helvetica" w:cs="Helvetica"/>
          <w:color w:val="313131"/>
        </w:rPr>
        <w:t>: If you are using the starter file provided in the be</w:t>
      </w:r>
    </w:p>
    <w:p w14:paraId="1C357007" w14:textId="2FB8BD40" w:rsidR="00DF5DA3" w:rsidRPr="006B0C58" w:rsidRDefault="00DF5DA3" w:rsidP="00BB424C">
      <w:pPr>
        <w:pStyle w:val="ListParagraph"/>
        <w:rPr>
          <w:b/>
          <w:bCs/>
        </w:rPr>
      </w:pPr>
    </w:p>
    <w:p w14:paraId="5D410BA0" w14:textId="1D413EEB" w:rsidR="006B0C58" w:rsidRPr="006B0C58" w:rsidRDefault="006B0C58" w:rsidP="00BB424C">
      <w:pPr>
        <w:pStyle w:val="ListParagraph"/>
        <w:rPr>
          <w:b/>
          <w:bCs/>
        </w:rPr>
      </w:pPr>
    </w:p>
    <w:p w14:paraId="6B177E42" w14:textId="3144C791" w:rsidR="006B0C58" w:rsidRPr="006B0C58" w:rsidRDefault="006B0C58" w:rsidP="00BB424C">
      <w:pPr>
        <w:pStyle w:val="ListParagraph"/>
        <w:rPr>
          <w:b/>
          <w:bCs/>
        </w:rPr>
      </w:pPr>
      <w:r w:rsidRPr="006B0C58">
        <w:rPr>
          <w:b/>
          <w:bCs/>
        </w:rPr>
        <w:t>POWER BI ADD IN TO EXCEL TO BE ABLE TO PIN PIVOT CHARTS AND TABLES</w:t>
      </w:r>
    </w:p>
    <w:p w14:paraId="65482F08" w14:textId="77777777" w:rsidR="006B0C58" w:rsidRDefault="006B0C58" w:rsidP="00BB424C">
      <w:pPr>
        <w:pStyle w:val="ListParagraph"/>
      </w:pPr>
    </w:p>
    <w:p w14:paraId="477A77CD" w14:textId="6210152D" w:rsidR="0004648A" w:rsidRDefault="0004648A" w:rsidP="00BB424C">
      <w:pPr>
        <w:pStyle w:val="ListParagraph"/>
        <w:rPr>
          <w:b/>
          <w:bCs/>
        </w:rPr>
      </w:pPr>
    </w:p>
    <w:p w14:paraId="1E094BC5" w14:textId="65AC9809" w:rsidR="00F141E2" w:rsidRDefault="00F141E2" w:rsidP="00BB424C">
      <w:pPr>
        <w:pStyle w:val="ListParagraph"/>
        <w:rPr>
          <w:b/>
          <w:bCs/>
        </w:rPr>
      </w:pPr>
    </w:p>
    <w:p w14:paraId="29517873" w14:textId="2E8E6FA7" w:rsidR="00F141E2" w:rsidRDefault="00F141E2" w:rsidP="00BB424C">
      <w:pPr>
        <w:pStyle w:val="ListParagraph"/>
        <w:rPr>
          <w:b/>
          <w:bCs/>
        </w:rPr>
      </w:pPr>
      <w:r>
        <w:rPr>
          <w:b/>
          <w:bCs/>
        </w:rPr>
        <w:t>POWER BI And Oracle</w:t>
      </w:r>
    </w:p>
    <w:p w14:paraId="05AEF266" w14:textId="14C94AD9" w:rsidR="00F141E2" w:rsidRDefault="00B52811" w:rsidP="00BB424C">
      <w:pPr>
        <w:pStyle w:val="ListParagraph"/>
        <w:rPr>
          <w:rStyle w:val="Hyperlink"/>
        </w:rPr>
      </w:pPr>
      <w:hyperlink r:id="rId40" w:history="1">
        <w:r w:rsidR="00F141E2">
          <w:rPr>
            <w:rStyle w:val="Hyperlink"/>
          </w:rPr>
          <w:t>https://www.microsoft.com/en-us/download/confirmation.aspx?id=58494</w:t>
        </w:r>
      </w:hyperlink>
    </w:p>
    <w:p w14:paraId="09492E18" w14:textId="5779F83A" w:rsidR="00F453F5" w:rsidRDefault="00F453F5" w:rsidP="00BB424C">
      <w:pPr>
        <w:pStyle w:val="ListParagraph"/>
        <w:rPr>
          <w:rStyle w:val="Hyperlink"/>
        </w:rPr>
      </w:pPr>
    </w:p>
    <w:p w14:paraId="7D34BB08" w14:textId="6AF82CAC" w:rsidR="00F453F5" w:rsidRDefault="00F453F5" w:rsidP="00BB424C">
      <w:pPr>
        <w:pStyle w:val="ListParagraph"/>
        <w:rPr>
          <w:rStyle w:val="Hyperlink"/>
        </w:rPr>
      </w:pPr>
    </w:p>
    <w:p w14:paraId="4DD6AB9C" w14:textId="3F825384" w:rsidR="00F453F5" w:rsidRDefault="00F453F5" w:rsidP="00BB424C">
      <w:pPr>
        <w:pStyle w:val="ListParagraph"/>
        <w:rPr>
          <w:rStyle w:val="Hyperlink"/>
        </w:rPr>
      </w:pPr>
    </w:p>
    <w:p w14:paraId="6E5054BD" w14:textId="77777777" w:rsidR="00F453F5" w:rsidRDefault="00F453F5" w:rsidP="00F453F5">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ercise 1- Upload Excel File with an Excel Table</w:t>
      </w:r>
    </w:p>
    <w:p w14:paraId="1ACFD6B7" w14:textId="77777777" w:rsidR="00F453F5" w:rsidRDefault="00F453F5" w:rsidP="00F453F5">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326CEE4B" w14:textId="77777777" w:rsidR="00F453F5" w:rsidRDefault="00F453F5" w:rsidP="00F453F5">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First, you will upload an Excel file containing an Excel table.</w:t>
      </w:r>
    </w:p>
    <w:p w14:paraId="17FE757C"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Download and extract the the “</w:t>
      </w:r>
      <w:hyperlink r:id="rId41" w:tgtFrame="_blank" w:history="1">
        <w:r>
          <w:rPr>
            <w:rStyle w:val="Hyperlink"/>
            <w:rFonts w:ascii="Helvetica" w:hAnsi="Helvetica" w:cs="Helvetica"/>
            <w:color w:val="0075B4"/>
          </w:rPr>
          <w:t>Lab 5 Canada.xlsx</w:t>
        </w:r>
      </w:hyperlink>
      <w:r>
        <w:rPr>
          <w:rFonts w:ascii="Helvetica" w:hAnsi="Helvetica" w:cs="Helvetica"/>
          <w:color w:val="313131"/>
        </w:rPr>
        <w:t>” file. The file contain VanArsdel's Canada sales. If you have a Microsoft Excel installed, you can open and explore the file (you don't have to).</w:t>
      </w:r>
    </w:p>
    <w:p w14:paraId="17EDDF68"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Go to </w:t>
      </w:r>
      <w:r>
        <w:rPr>
          <w:rStyle w:val="Strong"/>
          <w:rFonts w:ascii="Helvetica" w:hAnsi="Helvetica" w:cs="Helvetica"/>
          <w:color w:val="313131"/>
        </w:rPr>
        <w:t>https://powerbi.microsoft.com</w:t>
      </w:r>
      <w:r>
        <w:rPr>
          <w:rFonts w:ascii="Helvetica" w:hAnsi="Helvetica" w:cs="Helvetica"/>
          <w:color w:val="313131"/>
        </w:rPr>
        <w:t> and sign in using your account.</w:t>
      </w:r>
    </w:p>
    <w:p w14:paraId="1BA04597"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Get Data</w:t>
      </w:r>
      <w:r>
        <w:rPr>
          <w:rFonts w:ascii="Helvetica" w:hAnsi="Helvetica" w:cs="Helvetica"/>
          <w:color w:val="313131"/>
        </w:rPr>
        <w:t>, select </w:t>
      </w:r>
      <w:r>
        <w:rPr>
          <w:rStyle w:val="Strong"/>
          <w:rFonts w:ascii="Helvetica" w:hAnsi="Helvetica" w:cs="Helvetica"/>
          <w:color w:val="313131"/>
        </w:rPr>
        <w:t>Files</w:t>
      </w:r>
      <w:r>
        <w:rPr>
          <w:rFonts w:ascii="Helvetica" w:hAnsi="Helvetica" w:cs="Helvetica"/>
          <w:color w:val="313131"/>
        </w:rPr>
        <w:t> and click </w:t>
      </w:r>
      <w:r>
        <w:rPr>
          <w:rStyle w:val="Strong"/>
          <w:rFonts w:ascii="Helvetica" w:hAnsi="Helvetica" w:cs="Helvetica"/>
          <w:color w:val="313131"/>
        </w:rPr>
        <w:t>Get</w:t>
      </w:r>
      <w:r>
        <w:rPr>
          <w:rFonts w:ascii="Helvetica" w:hAnsi="Helvetica" w:cs="Helvetica"/>
          <w:color w:val="313131"/>
        </w:rPr>
        <w:t>.</w:t>
      </w:r>
    </w:p>
    <w:p w14:paraId="6E9A7D28"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Select </w:t>
      </w:r>
      <w:r>
        <w:rPr>
          <w:rStyle w:val="Strong"/>
          <w:rFonts w:ascii="Helvetica" w:hAnsi="Helvetica" w:cs="Helvetica"/>
          <w:color w:val="313131"/>
        </w:rPr>
        <w:t>Local file</w:t>
      </w:r>
      <w:r>
        <w:rPr>
          <w:rFonts w:ascii="Helvetica" w:hAnsi="Helvetica" w:cs="Helvetica"/>
          <w:color w:val="313131"/>
        </w:rPr>
        <w:t>, select </w:t>
      </w:r>
      <w:r>
        <w:rPr>
          <w:rStyle w:val="Strong"/>
          <w:rFonts w:ascii="Helvetica" w:hAnsi="Helvetica" w:cs="Helvetica"/>
          <w:color w:val="313131"/>
        </w:rPr>
        <w:t>Lab 5 – Canada.xlsx</w:t>
      </w:r>
      <w:r>
        <w:rPr>
          <w:rFonts w:ascii="Helvetica" w:hAnsi="Helvetica" w:cs="Helvetica"/>
          <w:color w:val="313131"/>
        </w:rPr>
        <w:t>from the location that you extracted it to, and click </w:t>
      </w:r>
      <w:r>
        <w:rPr>
          <w:rStyle w:val="Strong"/>
          <w:rFonts w:ascii="Helvetica" w:hAnsi="Helvetica" w:cs="Helvetica"/>
          <w:color w:val="313131"/>
        </w:rPr>
        <w:t>Open</w:t>
      </w:r>
      <w:r>
        <w:rPr>
          <w:rFonts w:ascii="Helvetica" w:hAnsi="Helvetica" w:cs="Helvetica"/>
          <w:color w:val="313131"/>
        </w:rPr>
        <w:t>.</w:t>
      </w:r>
    </w:p>
    <w:p w14:paraId="37C0566D"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Beneath </w:t>
      </w:r>
      <w:r>
        <w:rPr>
          <w:rStyle w:val="Strong"/>
          <w:rFonts w:ascii="Helvetica" w:hAnsi="Helvetica" w:cs="Helvetica"/>
          <w:color w:val="313131"/>
        </w:rPr>
        <w:t>Import Excel data into Power BI</w:t>
      </w:r>
      <w:r>
        <w:rPr>
          <w:rFonts w:ascii="Helvetica" w:hAnsi="Helvetica" w:cs="Helvetica"/>
          <w:color w:val="313131"/>
        </w:rPr>
        <w:t> click Import.</w:t>
      </w:r>
    </w:p>
    <w:p w14:paraId="68C066D7"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When the import is complete, click </w:t>
      </w:r>
      <w:r>
        <w:rPr>
          <w:rStyle w:val="Strong"/>
          <w:rFonts w:ascii="Helvetica" w:hAnsi="Helvetica" w:cs="Helvetica"/>
          <w:color w:val="313131"/>
        </w:rPr>
        <w:t>View dataset</w:t>
      </w:r>
      <w:r>
        <w:rPr>
          <w:rFonts w:ascii="Helvetica" w:hAnsi="Helvetica" w:cs="Helvetica"/>
          <w:color w:val="313131"/>
        </w:rPr>
        <w:t>.</w:t>
      </w:r>
    </w:p>
    <w:p w14:paraId="38363EBE"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Revenue</w:t>
      </w:r>
      <w:r>
        <w:rPr>
          <w:rFonts w:ascii="Helvetica" w:hAnsi="Helvetica" w:cs="Helvetica"/>
          <w:color w:val="313131"/>
        </w:rPr>
        <w:t> to the report.</w:t>
      </w:r>
    </w:p>
    <w:p w14:paraId="1411C370"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Year</w:t>
      </w:r>
      <w:r>
        <w:rPr>
          <w:rFonts w:ascii="Helvetica" w:hAnsi="Helvetica" w:cs="Helvetica"/>
          <w:color w:val="313131"/>
        </w:rPr>
        <w:t> to the </w:t>
      </w:r>
      <w:r>
        <w:rPr>
          <w:rStyle w:val="Strong"/>
          <w:rFonts w:ascii="Helvetica" w:hAnsi="Helvetica" w:cs="Helvetica"/>
          <w:color w:val="313131"/>
        </w:rPr>
        <w:t>Revenue</w:t>
      </w:r>
      <w:r>
        <w:rPr>
          <w:rFonts w:ascii="Helvetica" w:hAnsi="Helvetica" w:cs="Helvetica"/>
          <w:color w:val="313131"/>
        </w:rPr>
        <w:t> chart.</w:t>
      </w:r>
    </w:p>
    <w:p w14:paraId="08834CF3"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Units</w:t>
      </w:r>
      <w:r>
        <w:rPr>
          <w:rFonts w:ascii="Helvetica" w:hAnsi="Helvetica" w:cs="Helvetica"/>
          <w:color w:val="313131"/>
        </w:rPr>
        <w:t> to the report as a separate chart.</w:t>
      </w:r>
    </w:p>
    <w:p w14:paraId="302BAEAA"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Year</w:t>
      </w:r>
      <w:r>
        <w:rPr>
          <w:rFonts w:ascii="Helvetica" w:hAnsi="Helvetica" w:cs="Helvetica"/>
          <w:color w:val="313131"/>
        </w:rPr>
        <w:t> to the </w:t>
      </w:r>
      <w:r>
        <w:rPr>
          <w:rStyle w:val="Strong"/>
          <w:rFonts w:ascii="Helvetica" w:hAnsi="Helvetica" w:cs="Helvetica"/>
          <w:color w:val="313131"/>
        </w:rPr>
        <w:t>Units</w:t>
      </w:r>
      <w:r>
        <w:rPr>
          <w:rFonts w:ascii="Helvetica" w:hAnsi="Helvetica" w:cs="Helvetica"/>
          <w:color w:val="313131"/>
        </w:rPr>
        <w:t> chart.</w:t>
      </w:r>
    </w:p>
    <w:p w14:paraId="16D885EE"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Province</w:t>
      </w:r>
      <w:r>
        <w:rPr>
          <w:rFonts w:ascii="Helvetica" w:hAnsi="Helvetica" w:cs="Helvetica"/>
          <w:color w:val="313131"/>
        </w:rPr>
        <w:t> to the report as a separate chart.</w:t>
      </w:r>
    </w:p>
    <w:p w14:paraId="0B96AA98"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Revenue</w:t>
      </w:r>
      <w:r>
        <w:rPr>
          <w:rFonts w:ascii="Helvetica" w:hAnsi="Helvetica" w:cs="Helvetica"/>
          <w:color w:val="313131"/>
        </w:rPr>
        <w:t> to the </w:t>
      </w:r>
      <w:r>
        <w:rPr>
          <w:rStyle w:val="Strong"/>
          <w:rFonts w:ascii="Helvetica" w:hAnsi="Helvetica" w:cs="Helvetica"/>
          <w:color w:val="313131"/>
        </w:rPr>
        <w:t>Province</w:t>
      </w:r>
      <w:r>
        <w:rPr>
          <w:rFonts w:ascii="Helvetica" w:hAnsi="Helvetica" w:cs="Helvetica"/>
          <w:color w:val="313131"/>
        </w:rPr>
        <w:t> chart.</w:t>
      </w:r>
    </w:p>
    <w:p w14:paraId="2E1B465D"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Now, answer the following questions by creating visualizations using the skills you learned in the previous module.</w:t>
      </w:r>
    </w:p>
    <w:p w14:paraId="05CAD29D" w14:textId="7BAC7498" w:rsidR="00F453F5" w:rsidRDefault="00F453F5" w:rsidP="00BB424C">
      <w:pPr>
        <w:pStyle w:val="ListParagraph"/>
        <w:rPr>
          <w:b/>
          <w:bCs/>
        </w:rPr>
      </w:pPr>
    </w:p>
    <w:p w14:paraId="2201D372" w14:textId="3B19895E" w:rsidR="004A3048" w:rsidRDefault="004A3048" w:rsidP="00BB424C">
      <w:pPr>
        <w:pStyle w:val="ListParagraph"/>
        <w:rPr>
          <w:b/>
          <w:bCs/>
        </w:rPr>
      </w:pPr>
    </w:p>
    <w:p w14:paraId="4C357CF6" w14:textId="77777777" w:rsidR="004A3048" w:rsidRDefault="004A3048" w:rsidP="004A3048">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Exercise 2- Upload an Excel File with a Data Model</w:t>
      </w:r>
    </w:p>
    <w:p w14:paraId="3B07D02B" w14:textId="77777777" w:rsidR="004A3048" w:rsidRDefault="004A3048" w:rsidP="004A3048">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35C9E38E" w14:textId="77777777" w:rsidR="004A3048" w:rsidRDefault="004A3048" w:rsidP="004A3048">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Now, let's upload an Excel file containing a Data Model and a Power View Report.</w:t>
      </w:r>
    </w:p>
    <w:p w14:paraId="1D2B8193"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Download and extract the the “</w:t>
      </w:r>
      <w:hyperlink r:id="rId42" w:tgtFrame="_blank" w:history="1">
        <w:r>
          <w:rPr>
            <w:rStyle w:val="Hyperlink"/>
            <w:rFonts w:ascii="Helvetica" w:hAnsi="Helvetica" w:cs="Helvetica"/>
            <w:color w:val="0075B4"/>
          </w:rPr>
          <w:t>Lab 5 USA.xlsx</w:t>
        </w:r>
      </w:hyperlink>
      <w:r>
        <w:rPr>
          <w:rFonts w:ascii="Helvetica" w:hAnsi="Helvetica" w:cs="Helvetica"/>
          <w:color w:val="313131"/>
        </w:rPr>
        <w:t>” file. The file contain VanArsdel's USAsales. If you have a Microsoft Excel installed, you can open and explore the file (you don't have to).</w:t>
      </w:r>
    </w:p>
    <w:p w14:paraId="2916A6B7"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Go to </w:t>
      </w:r>
      <w:r>
        <w:rPr>
          <w:rStyle w:val="Strong"/>
          <w:rFonts w:ascii="Helvetica" w:hAnsi="Helvetica" w:cs="Helvetica"/>
          <w:color w:val="313131"/>
        </w:rPr>
        <w:t>https://powerbi.microsoft.com</w:t>
      </w:r>
      <w:r>
        <w:rPr>
          <w:rFonts w:ascii="Helvetica" w:hAnsi="Helvetica" w:cs="Helvetica"/>
          <w:color w:val="313131"/>
        </w:rPr>
        <w:t> and sign in using your account. Note that, for this exercise, you must use a browser that supports Silverlight such as Internet Explorer.</w:t>
      </w:r>
    </w:p>
    <w:p w14:paraId="65068ACD"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Get Data</w:t>
      </w:r>
      <w:r>
        <w:rPr>
          <w:rFonts w:ascii="Helvetica" w:hAnsi="Helvetica" w:cs="Helvetica"/>
          <w:color w:val="313131"/>
        </w:rPr>
        <w:t>, select </w:t>
      </w:r>
      <w:r>
        <w:rPr>
          <w:rStyle w:val="Strong"/>
          <w:rFonts w:ascii="Helvetica" w:hAnsi="Helvetica" w:cs="Helvetica"/>
          <w:color w:val="313131"/>
        </w:rPr>
        <w:t>Files</w:t>
      </w:r>
      <w:r>
        <w:rPr>
          <w:rFonts w:ascii="Helvetica" w:hAnsi="Helvetica" w:cs="Helvetica"/>
          <w:color w:val="313131"/>
        </w:rPr>
        <w:t> and click </w:t>
      </w:r>
      <w:r>
        <w:rPr>
          <w:rStyle w:val="Strong"/>
          <w:rFonts w:ascii="Helvetica" w:hAnsi="Helvetica" w:cs="Helvetica"/>
          <w:color w:val="313131"/>
        </w:rPr>
        <w:t>Get</w:t>
      </w:r>
      <w:r>
        <w:rPr>
          <w:rFonts w:ascii="Helvetica" w:hAnsi="Helvetica" w:cs="Helvetica"/>
          <w:color w:val="313131"/>
        </w:rPr>
        <w:t>. Select </w:t>
      </w:r>
      <w:r>
        <w:rPr>
          <w:rStyle w:val="Strong"/>
          <w:rFonts w:ascii="Helvetica" w:hAnsi="Helvetica" w:cs="Helvetica"/>
          <w:color w:val="313131"/>
        </w:rPr>
        <w:t>Local file</w:t>
      </w:r>
      <w:r>
        <w:rPr>
          <w:rFonts w:ascii="Helvetica" w:hAnsi="Helvetica" w:cs="Helvetica"/>
          <w:color w:val="313131"/>
        </w:rPr>
        <w:t>, select </w:t>
      </w:r>
      <w:r>
        <w:rPr>
          <w:rStyle w:val="Strong"/>
          <w:rFonts w:ascii="Helvetica" w:hAnsi="Helvetica" w:cs="Helvetica"/>
          <w:color w:val="313131"/>
        </w:rPr>
        <w:t>Lab 5 – USA.xlsx</w:t>
      </w:r>
      <w:r>
        <w:rPr>
          <w:rFonts w:ascii="Helvetica" w:hAnsi="Helvetica" w:cs="Helvetica"/>
          <w:color w:val="313131"/>
        </w:rPr>
        <w:t> from the location that you extracted it to, and click </w:t>
      </w:r>
      <w:r>
        <w:rPr>
          <w:rStyle w:val="Strong"/>
          <w:rFonts w:ascii="Helvetica" w:hAnsi="Helvetica" w:cs="Helvetica"/>
          <w:color w:val="313131"/>
        </w:rPr>
        <w:t>Open</w:t>
      </w:r>
      <w:r>
        <w:rPr>
          <w:rFonts w:ascii="Helvetica" w:hAnsi="Helvetica" w:cs="Helvetica"/>
          <w:color w:val="313131"/>
        </w:rPr>
        <w:t>.</w:t>
      </w:r>
    </w:p>
    <w:p w14:paraId="4707CFE3"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Beneath </w:t>
      </w:r>
      <w:r>
        <w:rPr>
          <w:rStyle w:val="Strong"/>
          <w:rFonts w:ascii="Helvetica" w:hAnsi="Helvetica" w:cs="Helvetica"/>
          <w:color w:val="313131"/>
        </w:rPr>
        <w:t>Upload your Excel file to Power BI</w:t>
      </w:r>
      <w:r>
        <w:rPr>
          <w:rFonts w:ascii="Helvetica" w:hAnsi="Helvetica" w:cs="Helvetica"/>
          <w:color w:val="313131"/>
        </w:rPr>
        <w:t> click </w:t>
      </w:r>
      <w:r>
        <w:rPr>
          <w:rStyle w:val="Strong"/>
          <w:rFonts w:ascii="Helvetica" w:hAnsi="Helvetica" w:cs="Helvetica"/>
          <w:color w:val="313131"/>
        </w:rPr>
        <w:t>Upload</w:t>
      </w:r>
      <w:r>
        <w:rPr>
          <w:rFonts w:ascii="Helvetica" w:hAnsi="Helvetica" w:cs="Helvetica"/>
          <w:color w:val="313131"/>
        </w:rPr>
        <w:t>.</w:t>
      </w:r>
    </w:p>
    <w:p w14:paraId="11BF0325"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When the upload is complete click </w:t>
      </w:r>
      <w:r>
        <w:rPr>
          <w:rStyle w:val="Strong"/>
          <w:rFonts w:ascii="Helvetica" w:hAnsi="Helvetica" w:cs="Helvetica"/>
          <w:color w:val="313131"/>
        </w:rPr>
        <w:t>View Workbook</w:t>
      </w:r>
      <w:r>
        <w:rPr>
          <w:rFonts w:ascii="Helvetica" w:hAnsi="Helvetica" w:cs="Helvetica"/>
          <w:color w:val="313131"/>
        </w:rPr>
        <w:t>, or click </w:t>
      </w:r>
      <w:r>
        <w:rPr>
          <w:rStyle w:val="Strong"/>
          <w:rFonts w:ascii="Helvetica" w:hAnsi="Helvetica" w:cs="Helvetica"/>
          <w:color w:val="313131"/>
        </w:rPr>
        <w:t>Workbooks</w:t>
      </w:r>
      <w:r>
        <w:rPr>
          <w:rFonts w:ascii="Helvetica" w:hAnsi="Helvetica" w:cs="Helvetica"/>
          <w:color w:val="313131"/>
        </w:rPr>
        <w:t>, and then click </w:t>
      </w:r>
      <w:r>
        <w:rPr>
          <w:rStyle w:val="Strong"/>
          <w:rFonts w:ascii="Helvetica" w:hAnsi="Helvetica" w:cs="Helvetica"/>
          <w:color w:val="313131"/>
        </w:rPr>
        <w:t>Lab 5 - USA</w:t>
      </w:r>
      <w:r>
        <w:rPr>
          <w:rFonts w:ascii="Helvetica" w:hAnsi="Helvetica" w:cs="Helvetica"/>
          <w:color w:val="313131"/>
        </w:rPr>
        <w:t>.</w:t>
      </w:r>
    </w:p>
    <w:p w14:paraId="67E86773"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If the </w:t>
      </w:r>
      <w:r>
        <w:rPr>
          <w:rStyle w:val="Strong"/>
          <w:rFonts w:ascii="Helvetica" w:hAnsi="Helvetica" w:cs="Helvetica"/>
          <w:color w:val="313131"/>
        </w:rPr>
        <w:t>MAKE SELECTION TO PIN</w:t>
      </w:r>
      <w:r>
        <w:rPr>
          <w:rFonts w:ascii="Helvetica" w:hAnsi="Helvetica" w:cs="Helvetica"/>
          <w:color w:val="313131"/>
        </w:rPr>
        <w:t> pop up appears, click </w:t>
      </w:r>
      <w:r>
        <w:rPr>
          <w:rStyle w:val="Strong"/>
          <w:rFonts w:ascii="Helvetica" w:hAnsi="Helvetica" w:cs="Helvetica"/>
          <w:color w:val="313131"/>
        </w:rPr>
        <w:t>Got it</w:t>
      </w:r>
      <w:r>
        <w:rPr>
          <w:rFonts w:ascii="Helvetica" w:hAnsi="Helvetica" w:cs="Helvetica"/>
          <w:color w:val="313131"/>
        </w:rPr>
        <w:t>.</w:t>
      </w:r>
    </w:p>
    <w:p w14:paraId="59D58BC8"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If you do not already have Silverlight, click </w:t>
      </w:r>
      <w:r>
        <w:rPr>
          <w:rStyle w:val="Strong"/>
          <w:rFonts w:ascii="Helvetica" w:hAnsi="Helvetica" w:cs="Helvetica"/>
          <w:color w:val="313131"/>
        </w:rPr>
        <w:t>Install Silverlight</w:t>
      </w:r>
      <w:r>
        <w:rPr>
          <w:rFonts w:ascii="Helvetica" w:hAnsi="Helvetica" w:cs="Helvetica"/>
          <w:color w:val="313131"/>
        </w:rPr>
        <w:t> and follow the installation instructions for Silverlight. Note that the Silverlight installation must be run as an administrator.</w:t>
      </w:r>
    </w:p>
    <w:p w14:paraId="70604BCC" w14:textId="5DF38B58"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Now, answer the following questions by reviewing the </w:t>
      </w:r>
      <w:r>
        <w:rPr>
          <w:rStyle w:val="Strong"/>
          <w:rFonts w:ascii="Helvetica" w:hAnsi="Helvetica" w:cs="Helvetica"/>
          <w:color w:val="313131"/>
        </w:rPr>
        <w:t>Power View1</w:t>
      </w:r>
      <w:r>
        <w:rPr>
          <w:rFonts w:ascii="Helvetica" w:hAnsi="Helvetica" w:cs="Helvetica"/>
          <w:color w:val="313131"/>
        </w:rPr>
        <w:t> tab in the </w:t>
      </w:r>
      <w:r>
        <w:rPr>
          <w:rStyle w:val="Strong"/>
          <w:rFonts w:ascii="Helvetica" w:hAnsi="Helvetica" w:cs="Helvetica"/>
          <w:color w:val="313131"/>
        </w:rPr>
        <w:t>Lab 5 USA</w:t>
      </w:r>
      <w:r>
        <w:rPr>
          <w:rFonts w:ascii="Helvetica" w:hAnsi="Helvetica" w:cs="Helvetica"/>
          <w:color w:val="313131"/>
        </w:rPr>
        <w:t> Report.</w:t>
      </w:r>
    </w:p>
    <w:p w14:paraId="63359D1D" w14:textId="1AD93BD4" w:rsidR="00116ABD" w:rsidRDefault="00116ABD" w:rsidP="00116ABD">
      <w:pPr>
        <w:shd w:val="clear" w:color="auto" w:fill="FFFFFF"/>
        <w:spacing w:before="100" w:beforeAutospacing="1" w:after="170" w:line="336" w:lineRule="atLeast"/>
        <w:rPr>
          <w:rFonts w:ascii="Helvetica" w:hAnsi="Helvetica" w:cs="Helvetica"/>
          <w:color w:val="313131"/>
        </w:rPr>
      </w:pPr>
    </w:p>
    <w:p w14:paraId="1AD8E2C6" w14:textId="0D808699" w:rsidR="00116ABD" w:rsidRDefault="00116ABD" w:rsidP="00116ABD">
      <w:pPr>
        <w:shd w:val="clear" w:color="auto" w:fill="FFFFFF"/>
        <w:spacing w:before="100" w:beforeAutospacing="1" w:after="170" w:line="336" w:lineRule="atLeast"/>
        <w:rPr>
          <w:rFonts w:ascii="Helvetica" w:hAnsi="Helvetica" w:cs="Helvetica"/>
          <w:color w:val="313131"/>
        </w:rPr>
      </w:pPr>
    </w:p>
    <w:p w14:paraId="16B845B2" w14:textId="5F93C3DE" w:rsidR="00116ABD" w:rsidRDefault="00116ABD" w:rsidP="00116ABD">
      <w:pPr>
        <w:shd w:val="clear" w:color="auto" w:fill="FFFFFF"/>
        <w:spacing w:before="100" w:beforeAutospacing="1" w:after="170" w:line="336" w:lineRule="atLeast"/>
        <w:rPr>
          <w:rFonts w:ascii="Helvetica" w:hAnsi="Helvetica" w:cs="Helvetica"/>
          <w:color w:val="313131"/>
        </w:rPr>
      </w:pPr>
      <w:r w:rsidRPr="00116ABD">
        <w:rPr>
          <w:rFonts w:ascii="Helvetica" w:hAnsi="Helvetica" w:cs="Helvetica"/>
          <w:color w:val="313131"/>
          <w:highlight w:val="yellow"/>
        </w:rPr>
        <w:t>REST API Power BI</w:t>
      </w:r>
    </w:p>
    <w:p w14:paraId="42CE0154" w14:textId="656DC2FF" w:rsidR="00617BE8" w:rsidRDefault="00763BBD" w:rsidP="00116ABD">
      <w:pPr>
        <w:shd w:val="clear" w:color="auto" w:fill="FFFFFF"/>
        <w:spacing w:before="100" w:beforeAutospacing="1" w:after="170" w:line="336" w:lineRule="atLeast"/>
        <w:rPr>
          <w:rFonts w:ascii="Helvetica" w:hAnsi="Helvetica" w:cs="Helvetica"/>
          <w:color w:val="313131"/>
        </w:rPr>
      </w:pPr>
      <w:r>
        <w:rPr>
          <w:rFonts w:ascii="Helvetica" w:hAnsi="Helvetica" w:cs="Helvetica"/>
          <w:color w:val="313131"/>
        </w:rPr>
        <w:t>TO access the Power BI Rest API</w:t>
      </w:r>
    </w:p>
    <w:p w14:paraId="3EDEA108" w14:textId="05577A7A" w:rsidR="00763BBD" w:rsidRDefault="00763BBD" w:rsidP="00116ABD">
      <w:pPr>
        <w:shd w:val="clear" w:color="auto" w:fill="FFFFFF"/>
        <w:spacing w:before="100" w:beforeAutospacing="1" w:after="170" w:line="336" w:lineRule="atLeast"/>
      </w:pPr>
      <w:r>
        <w:rPr>
          <w:rFonts w:ascii="Helvetica" w:hAnsi="Helvetica" w:cs="Helvetica"/>
          <w:color w:val="313131"/>
        </w:rPr>
        <w:t xml:space="preserve">GO to </w:t>
      </w:r>
      <w:hyperlink r:id="rId43" w:history="1">
        <w:r>
          <w:rPr>
            <w:rStyle w:val="Hyperlink"/>
          </w:rPr>
          <w:t>https://powerbi.microsoft.com/en-us/developers/</w:t>
        </w:r>
      </w:hyperlink>
      <w:r>
        <w:t xml:space="preserve"> and search for REST</w:t>
      </w:r>
    </w:p>
    <w:p w14:paraId="08024F13" w14:textId="473ED41A" w:rsidR="0058291D" w:rsidRDefault="0058291D" w:rsidP="00116ABD">
      <w:pPr>
        <w:shd w:val="clear" w:color="auto" w:fill="FFFFFF"/>
        <w:spacing w:before="100" w:beforeAutospacing="1" w:after="170" w:line="336" w:lineRule="atLeast"/>
        <w:rPr>
          <w:rFonts w:ascii="Helvetica" w:hAnsi="Helvetica" w:cs="Helvetica"/>
          <w:color w:val="313131"/>
        </w:rPr>
      </w:pPr>
      <w:r>
        <w:rPr>
          <w:noProof/>
        </w:rPr>
        <w:drawing>
          <wp:inline distT="0" distB="0" distL="0" distR="0" wp14:anchorId="505BB905" wp14:editId="51FB9E19">
            <wp:extent cx="2579053" cy="253153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0028" cy="2542306"/>
                    </a:xfrm>
                    <a:prstGeom prst="rect">
                      <a:avLst/>
                    </a:prstGeom>
                  </pic:spPr>
                </pic:pic>
              </a:graphicData>
            </a:graphic>
          </wp:inline>
        </w:drawing>
      </w:r>
    </w:p>
    <w:p w14:paraId="007FEFBF" w14:textId="286E1570" w:rsidR="00617BE8" w:rsidRDefault="00B52811" w:rsidP="00116ABD">
      <w:pPr>
        <w:shd w:val="clear" w:color="auto" w:fill="FFFFFF"/>
        <w:spacing w:before="100" w:beforeAutospacing="1" w:after="170" w:line="336" w:lineRule="atLeast"/>
        <w:rPr>
          <w:rFonts w:ascii="Helvetica" w:hAnsi="Helvetica" w:cs="Helvetica"/>
          <w:color w:val="313131"/>
        </w:rPr>
      </w:pPr>
      <w:hyperlink r:id="rId45" w:anchor="code-try-0" w:history="1">
        <w:r w:rsidR="00617BE8">
          <w:rPr>
            <w:rStyle w:val="Hyperlink"/>
          </w:rPr>
          <w:t>https://docs.microsoft.com/en-us/rest/api/power-bi/datasets/getdatasources#code-try-0</w:t>
        </w:r>
      </w:hyperlink>
    </w:p>
    <w:p w14:paraId="38CDC16B" w14:textId="2FDAFF5B" w:rsidR="00116ABD" w:rsidRDefault="00116ABD" w:rsidP="00116ABD">
      <w:pPr>
        <w:shd w:val="clear" w:color="auto" w:fill="FFFFFF"/>
        <w:spacing w:before="100" w:beforeAutospacing="1" w:after="170" w:line="336" w:lineRule="atLeast"/>
        <w:rPr>
          <w:rFonts w:ascii="Helvetica" w:hAnsi="Helvetica" w:cs="Helvetica"/>
          <w:color w:val="313131"/>
        </w:rPr>
      </w:pPr>
      <w:r>
        <w:rPr>
          <w:noProof/>
        </w:rPr>
        <w:drawing>
          <wp:inline distT="0" distB="0" distL="0" distR="0" wp14:anchorId="49F49770" wp14:editId="707BBF50">
            <wp:extent cx="9235707" cy="49360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75936" cy="4957566"/>
                    </a:xfrm>
                    <a:prstGeom prst="rect">
                      <a:avLst/>
                    </a:prstGeom>
                  </pic:spPr>
                </pic:pic>
              </a:graphicData>
            </a:graphic>
          </wp:inline>
        </w:drawing>
      </w:r>
    </w:p>
    <w:p w14:paraId="7F831BD9" w14:textId="63D05335" w:rsidR="005932B3" w:rsidRDefault="005932B3" w:rsidP="00116ABD">
      <w:pPr>
        <w:shd w:val="clear" w:color="auto" w:fill="FFFFFF"/>
        <w:spacing w:before="100" w:beforeAutospacing="1" w:after="170" w:line="336" w:lineRule="atLeast"/>
        <w:rPr>
          <w:rFonts w:ascii="Helvetica" w:hAnsi="Helvetica" w:cs="Helvetica"/>
          <w:color w:val="313131"/>
        </w:rPr>
      </w:pPr>
    </w:p>
    <w:p w14:paraId="4A15105D" w14:textId="21749CFB" w:rsidR="005932B3" w:rsidRDefault="005932B3" w:rsidP="00116ABD">
      <w:pPr>
        <w:shd w:val="clear" w:color="auto" w:fill="FFFFFF"/>
        <w:spacing w:before="100" w:beforeAutospacing="1" w:after="170" w:line="336" w:lineRule="atLeast"/>
        <w:rPr>
          <w:rFonts w:ascii="Helvetica" w:hAnsi="Helvetica" w:cs="Helvetica"/>
          <w:color w:val="313131"/>
        </w:rPr>
      </w:pPr>
      <w:r>
        <w:rPr>
          <w:rFonts w:ascii="Helvetica" w:hAnsi="Helvetica" w:cs="Helvetica"/>
          <w:color w:val="313131"/>
        </w:rPr>
        <w:t>Use the ID you get above and use it in the Get Dataset API which requires an ID</w:t>
      </w:r>
    </w:p>
    <w:p w14:paraId="11B70CD9" w14:textId="4AF187E6" w:rsidR="005932B3" w:rsidRDefault="005932B3" w:rsidP="00116ABD">
      <w:pPr>
        <w:shd w:val="clear" w:color="auto" w:fill="FFFFFF"/>
        <w:spacing w:before="100" w:beforeAutospacing="1" w:after="170" w:line="336" w:lineRule="atLeast"/>
        <w:rPr>
          <w:rFonts w:ascii="Helvetica" w:hAnsi="Helvetica" w:cs="Helvetica"/>
          <w:color w:val="313131"/>
        </w:rPr>
      </w:pPr>
      <w:r>
        <w:rPr>
          <w:rFonts w:ascii="Helvetica" w:hAnsi="Helvetica" w:cs="Helvetica"/>
          <w:color w:val="313131"/>
        </w:rPr>
        <w:t>You do not have to change the workspace name My Workspace</w:t>
      </w:r>
    </w:p>
    <w:p w14:paraId="2EF76756" w14:textId="64440D7B" w:rsidR="00617BE8" w:rsidRDefault="00617BE8" w:rsidP="00116ABD">
      <w:pPr>
        <w:shd w:val="clear" w:color="auto" w:fill="FFFFFF"/>
        <w:spacing w:before="100" w:beforeAutospacing="1" w:after="170" w:line="336" w:lineRule="atLeast"/>
        <w:rPr>
          <w:rFonts w:ascii="Helvetica" w:hAnsi="Helvetica" w:cs="Helvetica"/>
          <w:color w:val="313131"/>
        </w:rPr>
      </w:pPr>
    </w:p>
    <w:p w14:paraId="21C60D37" w14:textId="3399A617" w:rsidR="00617BE8" w:rsidRDefault="00617BE8" w:rsidP="00116ABD">
      <w:pPr>
        <w:shd w:val="clear" w:color="auto" w:fill="FFFFFF"/>
        <w:spacing w:before="100" w:beforeAutospacing="1" w:after="170" w:line="336" w:lineRule="atLeast"/>
        <w:rPr>
          <w:rFonts w:ascii="Helvetica" w:hAnsi="Helvetica" w:cs="Helvetica"/>
          <w:color w:val="313131"/>
        </w:rPr>
      </w:pPr>
      <w:r>
        <w:rPr>
          <w:noProof/>
        </w:rPr>
        <w:drawing>
          <wp:inline distT="0" distB="0" distL="0" distR="0" wp14:anchorId="28859D6B" wp14:editId="2F0B4CF3">
            <wp:extent cx="8630915" cy="36152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42713" cy="3620209"/>
                    </a:xfrm>
                    <a:prstGeom prst="rect">
                      <a:avLst/>
                    </a:prstGeom>
                  </pic:spPr>
                </pic:pic>
              </a:graphicData>
            </a:graphic>
          </wp:inline>
        </w:drawing>
      </w:r>
    </w:p>
    <w:p w14:paraId="5DB7A387" w14:textId="2E6230C3" w:rsidR="004A3048" w:rsidRDefault="004A3048" w:rsidP="00BB424C">
      <w:pPr>
        <w:pStyle w:val="ListParagraph"/>
        <w:rPr>
          <w:b/>
          <w:bCs/>
        </w:rPr>
      </w:pPr>
    </w:p>
    <w:p w14:paraId="07F576D8" w14:textId="6EDCF350" w:rsidR="00EA5B1A" w:rsidRDefault="00EA5B1A" w:rsidP="00BB424C">
      <w:pPr>
        <w:pStyle w:val="ListParagraph"/>
        <w:rPr>
          <w:b/>
          <w:bCs/>
        </w:rPr>
      </w:pPr>
    </w:p>
    <w:p w14:paraId="2D6F42C5" w14:textId="4B8BA764" w:rsidR="00EA5B1A" w:rsidRDefault="00EA5B1A" w:rsidP="00BB424C">
      <w:pPr>
        <w:pStyle w:val="ListParagraph"/>
        <w:rPr>
          <w:b/>
          <w:bCs/>
        </w:rPr>
      </w:pPr>
      <w:r>
        <w:rPr>
          <w:b/>
          <w:bCs/>
        </w:rPr>
        <w:t>On Github you can get source code for PowerBI D# and Power BI Java</w:t>
      </w:r>
    </w:p>
    <w:p w14:paraId="47A1940D" w14:textId="1CB97FB5" w:rsidR="00AB56DE" w:rsidRDefault="00AB56DE" w:rsidP="00BB424C">
      <w:pPr>
        <w:pStyle w:val="ListParagraph"/>
        <w:rPr>
          <w:b/>
          <w:bCs/>
        </w:rPr>
      </w:pPr>
    </w:p>
    <w:p w14:paraId="1364F316" w14:textId="1D815A99" w:rsidR="00AB56DE" w:rsidRDefault="00AB56DE" w:rsidP="00BB424C">
      <w:pPr>
        <w:pStyle w:val="ListParagraph"/>
        <w:rPr>
          <w:b/>
          <w:bCs/>
        </w:rPr>
      </w:pPr>
      <w:r>
        <w:rPr>
          <w:b/>
          <w:bCs/>
        </w:rPr>
        <w:t>Register your App</w:t>
      </w:r>
    </w:p>
    <w:p w14:paraId="067D6D23" w14:textId="14D08B1E" w:rsidR="00C52DCA" w:rsidRDefault="00C52DCA" w:rsidP="00BB424C">
      <w:pPr>
        <w:pStyle w:val="ListParagraph"/>
        <w:rPr>
          <w:b/>
          <w:bCs/>
        </w:rPr>
      </w:pPr>
    </w:p>
    <w:p w14:paraId="1F75C89B" w14:textId="049D9976" w:rsidR="00C52DCA" w:rsidRDefault="00C52DCA" w:rsidP="00BB424C">
      <w:pPr>
        <w:pStyle w:val="ListParagraph"/>
        <w:rPr>
          <w:b/>
          <w:bCs/>
        </w:rPr>
      </w:pPr>
    </w:p>
    <w:p w14:paraId="2D14EB5B" w14:textId="1695D156" w:rsidR="00C52DCA" w:rsidRDefault="00C52DCA" w:rsidP="00BB424C">
      <w:pPr>
        <w:pStyle w:val="ListParagraph"/>
        <w:rPr>
          <w:b/>
          <w:bCs/>
        </w:rPr>
      </w:pPr>
    </w:p>
    <w:p w14:paraId="0C8C8A77" w14:textId="06A8AFE1" w:rsidR="00C52DCA" w:rsidRDefault="00C52DCA" w:rsidP="00BB424C">
      <w:pPr>
        <w:pStyle w:val="ListParagraph"/>
        <w:rPr>
          <w:b/>
          <w:bCs/>
        </w:rPr>
      </w:pPr>
    </w:p>
    <w:p w14:paraId="10700A81" w14:textId="354FC072" w:rsidR="00C52DCA" w:rsidRDefault="00C52DCA" w:rsidP="00BB424C">
      <w:pPr>
        <w:pStyle w:val="ListParagraph"/>
        <w:rPr>
          <w:b/>
          <w:bCs/>
        </w:rPr>
      </w:pPr>
    </w:p>
    <w:p w14:paraId="4F969720" w14:textId="007D54F2" w:rsidR="00C52DCA" w:rsidRDefault="00C52DCA" w:rsidP="00BB424C">
      <w:pPr>
        <w:pStyle w:val="ListParagraph"/>
      </w:pPr>
      <w:r>
        <w:rPr>
          <w:b/>
          <w:bCs/>
        </w:rPr>
        <w:t>70-778 Certification</w:t>
      </w:r>
      <w:r w:rsidR="004A300F">
        <w:rPr>
          <w:b/>
          <w:bCs/>
        </w:rPr>
        <w:t xml:space="preserve"> </w:t>
      </w:r>
      <w:hyperlink r:id="rId48" w:tgtFrame="_blank" w:history="1">
        <w:r w:rsidR="004A300F">
          <w:rPr>
            <w:rStyle w:val="Hyperlink"/>
            <w:rFonts w:ascii="Roboto" w:hAnsi="Roboto"/>
            <w:sz w:val="21"/>
            <w:szCs w:val="21"/>
            <w:shd w:val="clear" w:color="auto" w:fill="F9F9F9"/>
          </w:rPr>
          <w:t>https://discordapp.com/invite/7QWDRDT</w:t>
        </w:r>
      </w:hyperlink>
      <w:r w:rsidR="00451E11">
        <w:t xml:space="preserve">  Chat channel</w:t>
      </w:r>
      <w:r w:rsidR="00944E98">
        <w:t xml:space="preserve"> (There are links there for exam dumps PDFs)</w:t>
      </w:r>
    </w:p>
    <w:p w14:paraId="59A055AB" w14:textId="620A6E30" w:rsidR="00944E98" w:rsidRDefault="00944E98" w:rsidP="00944E98">
      <w:pPr>
        <w:pStyle w:val="ListParagraph"/>
      </w:pPr>
      <w:r>
        <w:t>Play list to prepare for exam:</w:t>
      </w:r>
      <w:hyperlink r:id="rId49" w:history="1">
        <w:r w:rsidRPr="009164BB">
          <w:rPr>
            <w:rStyle w:val="Hyperlink"/>
          </w:rPr>
          <w:t>https://www.youtube.com/playlist?list=PLv2BtOtLblH1dQPV49Ni12olDcUoW-GEl</w:t>
        </w:r>
      </w:hyperlink>
    </w:p>
    <w:p w14:paraId="45321FD9" w14:textId="77777777" w:rsidR="00944E98" w:rsidRPr="00944E98" w:rsidRDefault="00944E98" w:rsidP="00944E98">
      <w:pPr>
        <w:pStyle w:val="ListParagraph"/>
      </w:pPr>
    </w:p>
    <w:p w14:paraId="2F887B76" w14:textId="21F524D4" w:rsidR="00C52DCA" w:rsidRDefault="00C52DCA" w:rsidP="00BB424C">
      <w:pPr>
        <w:pStyle w:val="ListParagraph"/>
        <w:rPr>
          <w:b/>
          <w:bCs/>
        </w:rPr>
      </w:pPr>
    </w:p>
    <w:p w14:paraId="54928D04" w14:textId="373B12CB" w:rsidR="00C52DCA" w:rsidRDefault="00C52DCA" w:rsidP="00BB424C">
      <w:pPr>
        <w:pStyle w:val="ListParagraph"/>
        <w:rPr>
          <w:b/>
          <w:bCs/>
        </w:rPr>
      </w:pPr>
      <w:r>
        <w:rPr>
          <w:b/>
          <w:bCs/>
        </w:rPr>
        <w:t>For real time update</w:t>
      </w:r>
      <w:r w:rsidR="00175372">
        <w:rPr>
          <w:b/>
          <w:bCs/>
        </w:rPr>
        <w:t xml:space="preserve"> (Live Data)</w:t>
      </w:r>
      <w:r>
        <w:rPr>
          <w:b/>
          <w:bCs/>
        </w:rPr>
        <w:t xml:space="preserve"> of Power BI report in website app use database connection with Direct Query</w:t>
      </w:r>
    </w:p>
    <w:p w14:paraId="704CB475" w14:textId="484DFB98" w:rsidR="00484967" w:rsidRDefault="00484967" w:rsidP="00BB424C">
      <w:pPr>
        <w:pStyle w:val="ListParagraph"/>
        <w:rPr>
          <w:b/>
          <w:bCs/>
        </w:rPr>
      </w:pPr>
      <w:r>
        <w:rPr>
          <w:b/>
          <w:bCs/>
        </w:rPr>
        <w:t>To create dashboard to display data from PubN</w:t>
      </w:r>
      <w:r w:rsidR="003951A5">
        <w:rPr>
          <w:b/>
          <w:bCs/>
        </w:rPr>
        <w:t>ub</w:t>
      </w:r>
      <w:r>
        <w:rPr>
          <w:b/>
          <w:bCs/>
        </w:rPr>
        <w:t xml:space="preserve"> source Add a custom streaming tile to a dashboard</w:t>
      </w:r>
    </w:p>
    <w:p w14:paraId="39C10461" w14:textId="13B5EBBA" w:rsidR="00800FB4" w:rsidRDefault="00800FB4" w:rsidP="00BB424C">
      <w:pPr>
        <w:pStyle w:val="ListParagraph"/>
        <w:rPr>
          <w:b/>
          <w:bCs/>
        </w:rPr>
      </w:pPr>
      <w:r>
        <w:rPr>
          <w:b/>
          <w:bCs/>
        </w:rPr>
        <w:t>TO Use R – Install Microsoft R server and Enable R</w:t>
      </w:r>
    </w:p>
    <w:p w14:paraId="4520F199" w14:textId="1BE148CF" w:rsidR="004A5076" w:rsidRDefault="004A5076" w:rsidP="00BB424C">
      <w:pPr>
        <w:pStyle w:val="ListParagraph"/>
        <w:rPr>
          <w:b/>
          <w:bCs/>
        </w:rPr>
      </w:pPr>
    </w:p>
    <w:p w14:paraId="2CB2F8F4" w14:textId="6905749E" w:rsidR="004A5076" w:rsidRDefault="004A5076" w:rsidP="00BB424C">
      <w:pPr>
        <w:pStyle w:val="ListParagraph"/>
        <w:rPr>
          <w:b/>
          <w:bCs/>
        </w:rPr>
      </w:pPr>
    </w:p>
    <w:p w14:paraId="1157B249" w14:textId="6C5F48AC" w:rsidR="004A5076" w:rsidRDefault="004A5076" w:rsidP="00BB424C">
      <w:pPr>
        <w:pStyle w:val="ListParagraph"/>
        <w:rPr>
          <w:b/>
          <w:bCs/>
        </w:rPr>
      </w:pPr>
    </w:p>
    <w:p w14:paraId="1E73EA7E" w14:textId="217DF96D" w:rsidR="004A5076" w:rsidRDefault="004A5076" w:rsidP="00BB424C">
      <w:pPr>
        <w:pStyle w:val="ListParagraph"/>
        <w:rPr>
          <w:b/>
          <w:bCs/>
        </w:rPr>
      </w:pPr>
      <w:r>
        <w:rPr>
          <w:b/>
          <w:bCs/>
        </w:rPr>
        <w:t xml:space="preserve">Product Sub = </w:t>
      </w:r>
    </w:p>
    <w:p w14:paraId="78D68DA8" w14:textId="6098EAB3" w:rsidR="004A5076" w:rsidRDefault="004A5076" w:rsidP="00BB424C">
      <w:pPr>
        <w:pStyle w:val="ListParagraph"/>
        <w:rPr>
          <w:b/>
          <w:bCs/>
        </w:rPr>
      </w:pPr>
      <w:r>
        <w:rPr>
          <w:b/>
          <w:bCs/>
        </w:rPr>
        <w:t>VAR subrelated = RELATED(SubCategory[Subcategory Name])</w:t>
      </w:r>
    </w:p>
    <w:p w14:paraId="6570AFC3" w14:textId="14B49249" w:rsidR="004A5076" w:rsidRDefault="004A5076" w:rsidP="00BB424C">
      <w:pPr>
        <w:pStyle w:val="ListParagraph"/>
        <w:rPr>
          <w:b/>
          <w:bCs/>
        </w:rPr>
      </w:pPr>
      <w:r>
        <w:rPr>
          <w:b/>
          <w:bCs/>
        </w:rPr>
        <w:t>VAR subname = IF (ISBLANK(subrelated), “No Sub”, subrelated)</w:t>
      </w:r>
    </w:p>
    <w:p w14:paraId="6E5CC06D" w14:textId="68D96A96" w:rsidR="004A5076" w:rsidRDefault="004A5076" w:rsidP="00BB424C">
      <w:pPr>
        <w:pStyle w:val="ListParagraph"/>
        <w:rPr>
          <w:b/>
          <w:bCs/>
        </w:rPr>
      </w:pPr>
      <w:r>
        <w:rPr>
          <w:b/>
          <w:bCs/>
        </w:rPr>
        <w:t>RETURN ‘Product’ [Product Name]&amp;” (“&amp; subname &amp; “)</w:t>
      </w:r>
      <w:r w:rsidR="00107B05">
        <w:rPr>
          <w:b/>
          <w:bCs/>
        </w:rPr>
        <w:t>ta me</w:t>
      </w:r>
      <w:r>
        <w:rPr>
          <w:b/>
          <w:bCs/>
        </w:rPr>
        <w:t>”</w:t>
      </w:r>
    </w:p>
    <w:p w14:paraId="77DAF653" w14:textId="2628B555" w:rsidR="00107B05" w:rsidRDefault="00107B05" w:rsidP="00BB424C">
      <w:pPr>
        <w:pStyle w:val="ListParagraph"/>
        <w:rPr>
          <w:b/>
          <w:bCs/>
        </w:rPr>
      </w:pPr>
    </w:p>
    <w:p w14:paraId="02C13601" w14:textId="64CA99FC" w:rsidR="00107B05" w:rsidRDefault="00107B05" w:rsidP="00BB424C">
      <w:pPr>
        <w:pStyle w:val="ListParagraph"/>
        <w:rPr>
          <w:b/>
          <w:bCs/>
        </w:rPr>
      </w:pPr>
      <w:r>
        <w:rPr>
          <w:b/>
          <w:bCs/>
        </w:rPr>
        <w:t xml:space="preserve">Role level security : </w:t>
      </w:r>
      <w:hyperlink r:id="rId50" w:history="1">
        <w:r>
          <w:rPr>
            <w:rStyle w:val="Hyperlink"/>
          </w:rPr>
          <w:t>https://www.youtube.com/watch?v=wm1CbBZPzw0</w:t>
        </w:r>
      </w:hyperlink>
    </w:p>
    <w:p w14:paraId="55FBF10E" w14:textId="77777777" w:rsidR="00800FB4" w:rsidRDefault="00800FB4" w:rsidP="00BB424C">
      <w:pPr>
        <w:pStyle w:val="ListParagraph"/>
        <w:rPr>
          <w:b/>
          <w:bCs/>
        </w:rPr>
      </w:pPr>
    </w:p>
    <w:p w14:paraId="7C3AECC1" w14:textId="7B999ECC" w:rsidR="000C4061" w:rsidRDefault="000C4061" w:rsidP="00BB424C">
      <w:pPr>
        <w:pStyle w:val="ListParagraph"/>
        <w:rPr>
          <w:b/>
          <w:bCs/>
        </w:rPr>
      </w:pPr>
    </w:p>
    <w:p w14:paraId="4F6DED85" w14:textId="405C03C1" w:rsidR="000C4061" w:rsidRDefault="000C4061" w:rsidP="00BB424C">
      <w:pPr>
        <w:pStyle w:val="ListParagraph"/>
        <w:rPr>
          <w:b/>
          <w:bCs/>
        </w:rPr>
      </w:pPr>
      <w:r>
        <w:rPr>
          <w:b/>
          <w:bCs/>
        </w:rPr>
        <w:t>DATEADD – with DAY, MONTH…</w:t>
      </w:r>
    </w:p>
    <w:p w14:paraId="2508E2B9" w14:textId="60EEA45A" w:rsidR="000C4061" w:rsidRDefault="000C4061" w:rsidP="00BB424C">
      <w:pPr>
        <w:pStyle w:val="ListParagraph"/>
        <w:rPr>
          <w:b/>
          <w:bCs/>
        </w:rPr>
      </w:pPr>
    </w:p>
    <w:p w14:paraId="3E240609" w14:textId="3D7EA006" w:rsidR="000C4061" w:rsidRDefault="000C4061" w:rsidP="00BB424C">
      <w:pPr>
        <w:pStyle w:val="ListParagraph"/>
        <w:rPr>
          <w:b/>
          <w:bCs/>
        </w:rPr>
      </w:pPr>
      <w:r>
        <w:rPr>
          <w:b/>
          <w:bCs/>
        </w:rPr>
        <w:t>How to inner equijoin a column to itself</w:t>
      </w:r>
    </w:p>
    <w:p w14:paraId="3DCDE112" w14:textId="399665C8" w:rsidR="000C4061" w:rsidRDefault="000C4061" w:rsidP="00BB424C">
      <w:pPr>
        <w:pStyle w:val="ListParagraph"/>
        <w:rPr>
          <w:b/>
          <w:bCs/>
        </w:rPr>
      </w:pPr>
    </w:p>
    <w:p w14:paraId="59CB7795" w14:textId="4AE2F208" w:rsidR="00963B11" w:rsidRDefault="00630EB7" w:rsidP="00BB424C">
      <w:pPr>
        <w:pStyle w:val="ListParagraph"/>
        <w:rPr>
          <w:b/>
          <w:bCs/>
        </w:rPr>
      </w:pPr>
      <w:r>
        <w:rPr>
          <w:b/>
          <w:bCs/>
        </w:rPr>
        <w:t xml:space="preserve">Prev Row </w:t>
      </w:r>
      <w:r w:rsidR="00963B11">
        <w:rPr>
          <w:b/>
          <w:bCs/>
        </w:rPr>
        <w:t xml:space="preserve"> Cases = </w:t>
      </w:r>
    </w:p>
    <w:p w14:paraId="172E8CC9" w14:textId="3C8A5139" w:rsidR="00963B11" w:rsidRDefault="00963B11" w:rsidP="00BB424C">
      <w:pPr>
        <w:pStyle w:val="ListParagraph"/>
        <w:rPr>
          <w:b/>
          <w:bCs/>
        </w:rPr>
      </w:pPr>
      <w:r>
        <w:rPr>
          <w:b/>
          <w:bCs/>
        </w:rPr>
        <w:t>VAR locations = ‘Overall cases’[Location]</w:t>
      </w:r>
    </w:p>
    <w:p w14:paraId="4A003D5E" w14:textId="0AB20E0D" w:rsidR="00963B11" w:rsidRDefault="00963B11" w:rsidP="00963B11">
      <w:pPr>
        <w:pStyle w:val="ListParagraph"/>
        <w:rPr>
          <w:b/>
          <w:bCs/>
        </w:rPr>
      </w:pPr>
      <w:r>
        <w:rPr>
          <w:b/>
          <w:bCs/>
        </w:rPr>
        <w:t>VAR dates = ‘Overall cases’[Date]</w:t>
      </w:r>
    </w:p>
    <w:p w14:paraId="60DA4727" w14:textId="4F0CF53F" w:rsidR="00963B11" w:rsidRDefault="00963B11" w:rsidP="00963B11">
      <w:pPr>
        <w:pStyle w:val="ListParagraph"/>
        <w:rPr>
          <w:b/>
          <w:bCs/>
        </w:rPr>
      </w:pPr>
      <w:r>
        <w:rPr>
          <w:b/>
          <w:bCs/>
        </w:rPr>
        <w:t>VAR types = ‘Overall cases’[Type]</w:t>
      </w:r>
    </w:p>
    <w:p w14:paraId="3F29559E" w14:textId="27A07BAD" w:rsidR="00963B11" w:rsidRDefault="00963B11" w:rsidP="00963B11">
      <w:pPr>
        <w:pStyle w:val="ListParagraph"/>
        <w:rPr>
          <w:b/>
          <w:bCs/>
        </w:rPr>
      </w:pPr>
      <w:r>
        <w:rPr>
          <w:b/>
          <w:bCs/>
        </w:rPr>
        <w:t>Return</w:t>
      </w:r>
    </w:p>
    <w:p w14:paraId="4505A57F" w14:textId="081E9299" w:rsidR="00963B11" w:rsidRDefault="00963B11" w:rsidP="00963B11">
      <w:pPr>
        <w:pStyle w:val="ListParagraph"/>
        <w:rPr>
          <w:b/>
          <w:bCs/>
        </w:rPr>
      </w:pPr>
      <w:r>
        <w:rPr>
          <w:b/>
          <w:bCs/>
        </w:rPr>
        <w:t>CALCULATE (</w:t>
      </w:r>
    </w:p>
    <w:p w14:paraId="17EAB986" w14:textId="664A6C68" w:rsidR="00963B11" w:rsidRDefault="00963B11" w:rsidP="00963B11">
      <w:pPr>
        <w:pStyle w:val="ListParagraph"/>
        <w:rPr>
          <w:b/>
          <w:bCs/>
        </w:rPr>
      </w:pPr>
      <w:r>
        <w:rPr>
          <w:b/>
          <w:bCs/>
        </w:rPr>
        <w:tab/>
        <w:t>MAX ( ‘Overall cases’[Cases]),</w:t>
      </w:r>
    </w:p>
    <w:p w14:paraId="502DC2D9" w14:textId="78105979" w:rsidR="00963B11" w:rsidRDefault="00963B11" w:rsidP="00963B11">
      <w:pPr>
        <w:pStyle w:val="ListParagraph"/>
        <w:rPr>
          <w:b/>
          <w:bCs/>
        </w:rPr>
      </w:pPr>
      <w:r>
        <w:rPr>
          <w:b/>
          <w:bCs/>
        </w:rPr>
        <w:tab/>
        <w:t>FILTER (‘Overall cases’,</w:t>
      </w:r>
    </w:p>
    <w:p w14:paraId="26457BF5" w14:textId="7606ACE4" w:rsidR="00963B11" w:rsidRPr="007C4390" w:rsidRDefault="00963B11" w:rsidP="00963B11">
      <w:pPr>
        <w:pStyle w:val="ListParagraph"/>
      </w:pPr>
      <w:r>
        <w:rPr>
          <w:b/>
          <w:bCs/>
        </w:rPr>
        <w:tab/>
      </w:r>
      <w:r>
        <w:rPr>
          <w:b/>
          <w:bCs/>
        </w:rPr>
        <w:tab/>
      </w:r>
      <w:r w:rsidRPr="007C4390">
        <w:t xml:space="preserve">‘Overall cases’[Location] = location &amp;&amp; </w:t>
      </w:r>
    </w:p>
    <w:p w14:paraId="696B0734" w14:textId="6AC339B6" w:rsidR="00963B11" w:rsidRPr="007C4390" w:rsidRDefault="00963B11" w:rsidP="00BB424C">
      <w:pPr>
        <w:pStyle w:val="ListParagraph"/>
      </w:pPr>
      <w:r w:rsidRPr="007C4390">
        <w:tab/>
      </w:r>
      <w:r w:rsidRPr="007C4390">
        <w:tab/>
        <w:t>‘Overall cases’[Type] = types  &amp;&amp;</w:t>
      </w:r>
    </w:p>
    <w:p w14:paraId="5E89FCAB" w14:textId="509DF9DC" w:rsidR="00963B11" w:rsidRDefault="00963B11" w:rsidP="00BB424C">
      <w:pPr>
        <w:pStyle w:val="ListParagraph"/>
        <w:rPr>
          <w:b/>
          <w:bCs/>
        </w:rPr>
      </w:pPr>
      <w:r>
        <w:rPr>
          <w:b/>
          <w:bCs/>
        </w:rPr>
        <w:tab/>
      </w:r>
      <w:r>
        <w:rPr>
          <w:b/>
          <w:bCs/>
        </w:rPr>
        <w:tab/>
        <w:t>‘Overall cases’[Date] &lt; dates)</w:t>
      </w:r>
      <w:r w:rsidR="007C4390">
        <w:rPr>
          <w:b/>
          <w:bCs/>
        </w:rPr>
        <w:t xml:space="preserve"> </w:t>
      </w:r>
      <w:r w:rsidR="00FA6B8B">
        <w:rPr>
          <w:b/>
          <w:bCs/>
        </w:rPr>
        <w:t>--------------------</w:t>
      </w:r>
      <w:r w:rsidR="007C4390">
        <w:rPr>
          <w:b/>
          <w:bCs/>
        </w:rPr>
        <w:t>– dates less than this one</w:t>
      </w:r>
      <w:r w:rsidR="00186438">
        <w:rPr>
          <w:b/>
          <w:bCs/>
        </w:rPr>
        <w:t xml:space="preserve"> </w:t>
      </w:r>
    </w:p>
    <w:p w14:paraId="57875B71" w14:textId="7ECBD4D0" w:rsidR="009351D8" w:rsidRDefault="009351D8" w:rsidP="00BB424C">
      <w:pPr>
        <w:pStyle w:val="ListParagraph"/>
        <w:rPr>
          <w:b/>
          <w:bCs/>
        </w:rPr>
      </w:pPr>
    </w:p>
    <w:p w14:paraId="6CB03CCD" w14:textId="12FE8BF8" w:rsidR="009351D8" w:rsidRDefault="0009661D" w:rsidP="00BB424C">
      <w:pPr>
        <w:pStyle w:val="ListParagraph"/>
        <w:rPr>
          <w:b/>
          <w:bCs/>
        </w:rPr>
      </w:pPr>
      <w:r>
        <w:rPr>
          <w:b/>
          <w:bCs/>
        </w:rPr>
        <w:t>POWER BI Aggregations</w:t>
      </w:r>
    </w:p>
    <w:p w14:paraId="2A889AB0" w14:textId="1A6F2E81" w:rsidR="009351D8" w:rsidRDefault="00B52811" w:rsidP="00BB424C">
      <w:pPr>
        <w:pStyle w:val="ListParagraph"/>
      </w:pPr>
      <w:hyperlink r:id="rId51" w:history="1">
        <w:r w:rsidR="009351D8">
          <w:rPr>
            <w:rStyle w:val="Hyperlink"/>
          </w:rPr>
          <w:t>https://www.youtube.com/watch?v=EhGF372t0sU&amp;list=PLv2BtOtLblH0cQ7rWV2SVLGoplKdy0LtD</w:t>
        </w:r>
      </w:hyperlink>
    </w:p>
    <w:p w14:paraId="3657CFE0" w14:textId="61CE8303" w:rsidR="009B1CEB" w:rsidRDefault="009B1CEB" w:rsidP="00BB424C">
      <w:pPr>
        <w:pStyle w:val="ListParagraph"/>
      </w:pPr>
    </w:p>
    <w:p w14:paraId="4A850499" w14:textId="60772B5E" w:rsidR="009B1CEB" w:rsidRDefault="00C94AA5" w:rsidP="00BB424C">
      <w:pPr>
        <w:pStyle w:val="ListParagraph"/>
      </w:pPr>
      <w:r>
        <w:t xml:space="preserve">10 </w:t>
      </w:r>
      <w:r w:rsidR="009B1CEB">
        <w:t>GROUP BY in SQL and persist the table or view</w:t>
      </w:r>
      <w:r w:rsidR="007F56CA">
        <w:t xml:space="preserve"> in database – if you have access to the database</w:t>
      </w:r>
    </w:p>
    <w:p w14:paraId="7472710E" w14:textId="65681893" w:rsidR="00B411DE" w:rsidRDefault="00B411DE" w:rsidP="00BB424C">
      <w:pPr>
        <w:pStyle w:val="ListParagraph"/>
      </w:pPr>
    </w:p>
    <w:p w14:paraId="6583AE38" w14:textId="5F0139E5" w:rsidR="00B411DE" w:rsidRDefault="00C94AA5" w:rsidP="00BB424C">
      <w:pPr>
        <w:pStyle w:val="ListParagraph"/>
      </w:pPr>
      <w:r>
        <w:t>2)</w:t>
      </w:r>
      <w:r w:rsidR="00B411DE">
        <w:t>If you do not have access, use Native Query in Power BI</w:t>
      </w:r>
    </w:p>
    <w:p w14:paraId="41664A57" w14:textId="77777777" w:rsidR="00C94AA5" w:rsidRDefault="00C94AA5" w:rsidP="00C94AA5">
      <w:pPr>
        <w:pStyle w:val="ListParagraph"/>
        <w:rPr>
          <w:b/>
          <w:bCs/>
        </w:rPr>
      </w:pPr>
    </w:p>
    <w:p w14:paraId="308267BE" w14:textId="6DC8163C" w:rsidR="00C94AA5" w:rsidRDefault="00C94AA5" w:rsidP="00EF609D">
      <w:pPr>
        <w:pStyle w:val="ListParagraph"/>
        <w:numPr>
          <w:ilvl w:val="0"/>
          <w:numId w:val="16"/>
        </w:numPr>
        <w:rPr>
          <w:b/>
          <w:bCs/>
        </w:rPr>
      </w:pPr>
      <w:r>
        <w:rPr>
          <w:b/>
          <w:bCs/>
        </w:rPr>
        <w:t>USE POWER QUERY : Choose Columns, Open View Native Query and add GROUP BY</w:t>
      </w:r>
    </w:p>
    <w:p w14:paraId="22001130" w14:textId="73B6521F" w:rsidR="00646AE5" w:rsidRDefault="00646AE5" w:rsidP="00BB424C">
      <w:pPr>
        <w:pStyle w:val="ListParagraph"/>
      </w:pPr>
    </w:p>
    <w:p w14:paraId="34796773" w14:textId="577BED85" w:rsidR="00C94AA5" w:rsidRDefault="006B06EB" w:rsidP="00BB424C">
      <w:pPr>
        <w:pStyle w:val="ListParagraph"/>
      </w:pPr>
      <w:r>
        <w:t>TOPN and RNK slicer</w:t>
      </w:r>
    </w:p>
    <w:p w14:paraId="4853F9E2" w14:textId="01D0B15F" w:rsidR="006B06EB" w:rsidRDefault="00B52811" w:rsidP="00BB424C">
      <w:pPr>
        <w:pStyle w:val="ListParagraph"/>
      </w:pPr>
      <w:hyperlink r:id="rId52" w:history="1">
        <w:r w:rsidR="006B06EB">
          <w:rPr>
            <w:rStyle w:val="Hyperlink"/>
          </w:rPr>
          <w:t>https://www.youtube.com/watch?v=SsZseKOgrWQ&amp;list=PLDz00l_jz6zym_YP8ZW11o52niGfCP8pN&amp;index=10</w:t>
        </w:r>
      </w:hyperlink>
    </w:p>
    <w:p w14:paraId="78875D32" w14:textId="77777777" w:rsidR="006B06EB" w:rsidRDefault="006B06EB" w:rsidP="00BB424C">
      <w:pPr>
        <w:pStyle w:val="ListParagraph"/>
      </w:pPr>
    </w:p>
    <w:p w14:paraId="551815F1" w14:textId="15324A55" w:rsidR="00646AE5" w:rsidRDefault="00646AE5" w:rsidP="00BB424C">
      <w:pPr>
        <w:pStyle w:val="ListParagraph"/>
      </w:pPr>
      <w:r>
        <w:t>To convert an image into a URL</w:t>
      </w:r>
      <w:r w:rsidR="00925F02">
        <w:t xml:space="preserve"> Or Bookmark choose Type here</w:t>
      </w:r>
      <w:r>
        <w:t>:</w:t>
      </w:r>
    </w:p>
    <w:p w14:paraId="5DABC28A" w14:textId="703AAF7C" w:rsidR="00646AE5" w:rsidRDefault="00646AE5" w:rsidP="00BB424C">
      <w:pPr>
        <w:pStyle w:val="ListParagraph"/>
        <w:rPr>
          <w:b/>
          <w:bCs/>
        </w:rPr>
      </w:pPr>
      <w:r>
        <w:rPr>
          <w:noProof/>
        </w:rPr>
        <w:drawing>
          <wp:inline distT="0" distB="0" distL="0" distR="0" wp14:anchorId="726B4578" wp14:editId="4B9B4880">
            <wp:extent cx="4133391" cy="1805305"/>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0882" cy="1817312"/>
                    </a:xfrm>
                    <a:prstGeom prst="rect">
                      <a:avLst/>
                    </a:prstGeom>
                  </pic:spPr>
                </pic:pic>
              </a:graphicData>
            </a:graphic>
          </wp:inline>
        </w:drawing>
      </w:r>
    </w:p>
    <w:p w14:paraId="166B15E5" w14:textId="2533BC26" w:rsidR="00F600EB" w:rsidRDefault="00F600EB" w:rsidP="00BB424C">
      <w:pPr>
        <w:pStyle w:val="ListParagraph"/>
        <w:rPr>
          <w:b/>
          <w:bCs/>
        </w:rPr>
      </w:pPr>
    </w:p>
    <w:p w14:paraId="4CC5BBFF" w14:textId="28A5B387" w:rsidR="00F600EB" w:rsidRDefault="00F600EB" w:rsidP="00BB424C">
      <w:pPr>
        <w:pStyle w:val="ListParagraph"/>
        <w:rPr>
          <w:b/>
          <w:bCs/>
        </w:rPr>
      </w:pPr>
    </w:p>
    <w:p w14:paraId="77E50A58" w14:textId="12C332B3" w:rsidR="00F600EB" w:rsidRDefault="00F600EB" w:rsidP="00BB424C">
      <w:pPr>
        <w:pStyle w:val="ListParagraph"/>
        <w:rPr>
          <w:b/>
          <w:bCs/>
        </w:rPr>
      </w:pPr>
      <w:r>
        <w:rPr>
          <w:b/>
          <w:bCs/>
        </w:rPr>
        <w:t>Conditional formatting and Tool Tip</w:t>
      </w:r>
    </w:p>
    <w:p w14:paraId="098E80E8" w14:textId="77777777" w:rsidR="00F600EB" w:rsidRDefault="00F600EB" w:rsidP="00BB424C">
      <w:pPr>
        <w:pStyle w:val="ListParagraph"/>
        <w:rPr>
          <w:b/>
          <w:bCs/>
        </w:rPr>
      </w:pPr>
    </w:p>
    <w:p w14:paraId="56FC0CC5" w14:textId="2FC7DCD1" w:rsidR="00F600EB" w:rsidRDefault="00F600EB" w:rsidP="00BB424C">
      <w:pPr>
        <w:pStyle w:val="ListParagraph"/>
        <w:rPr>
          <w:b/>
          <w:bCs/>
        </w:rPr>
      </w:pPr>
      <w:r>
        <w:rPr>
          <w:noProof/>
        </w:rPr>
        <w:drawing>
          <wp:inline distT="0" distB="0" distL="0" distR="0" wp14:anchorId="216F1153" wp14:editId="2F6AA0C0">
            <wp:extent cx="5544295" cy="263933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9297" cy="2646481"/>
                    </a:xfrm>
                    <a:prstGeom prst="rect">
                      <a:avLst/>
                    </a:prstGeom>
                  </pic:spPr>
                </pic:pic>
              </a:graphicData>
            </a:graphic>
          </wp:inline>
        </w:drawing>
      </w:r>
    </w:p>
    <w:p w14:paraId="2DD62804" w14:textId="5D0BCE41" w:rsidR="00963B11" w:rsidRDefault="00963B11" w:rsidP="00BB424C">
      <w:pPr>
        <w:pStyle w:val="ListParagraph"/>
        <w:rPr>
          <w:b/>
          <w:bCs/>
        </w:rPr>
      </w:pPr>
    </w:p>
    <w:p w14:paraId="28F48D4C" w14:textId="48DD75D9" w:rsidR="00C94AA5" w:rsidRDefault="00C94AA5" w:rsidP="00BB424C">
      <w:pPr>
        <w:pStyle w:val="ListParagraph"/>
        <w:rPr>
          <w:b/>
          <w:bCs/>
        </w:rPr>
      </w:pPr>
    </w:p>
    <w:p w14:paraId="5CB1F553" w14:textId="3377FF08" w:rsidR="00963B11" w:rsidRDefault="00963B11" w:rsidP="00BB424C">
      <w:pPr>
        <w:pStyle w:val="ListParagraph"/>
        <w:rPr>
          <w:b/>
          <w:bCs/>
        </w:rPr>
      </w:pPr>
    </w:p>
    <w:p w14:paraId="1D7FB451" w14:textId="2FECC6FB" w:rsidR="00D36DFE" w:rsidRDefault="00D36DFE" w:rsidP="00BB424C">
      <w:pPr>
        <w:pStyle w:val="ListParagraph"/>
        <w:rPr>
          <w:b/>
          <w:bCs/>
        </w:rPr>
      </w:pPr>
      <w:r>
        <w:rPr>
          <w:b/>
          <w:bCs/>
        </w:rPr>
        <w:t>Implementing this in PowerBI</w:t>
      </w:r>
    </w:p>
    <w:p w14:paraId="2694E625" w14:textId="77777777" w:rsidR="00D36DFE" w:rsidRPr="00D36DFE" w:rsidRDefault="00D36DFE" w:rsidP="00D36DFE">
      <w:pPr>
        <w:pStyle w:val="ListParagraph"/>
        <w:rPr>
          <w:b/>
          <w:bCs/>
        </w:rPr>
      </w:pPr>
      <w:r w:rsidRPr="00D36DFE">
        <w:rPr>
          <w:b/>
          <w:bCs/>
        </w:rPr>
        <w:t>CREATE TABLE USE_RANK_ANALYTICAL  (SUPPLIER VARCHAR2(20), LOCATION VARCHAR2(20));</w:t>
      </w:r>
    </w:p>
    <w:p w14:paraId="394DE4AC" w14:textId="77777777" w:rsidR="00D36DFE" w:rsidRPr="00D36DFE" w:rsidRDefault="00D36DFE" w:rsidP="00D36DFE">
      <w:pPr>
        <w:pStyle w:val="ListParagraph"/>
        <w:rPr>
          <w:b/>
          <w:bCs/>
        </w:rPr>
      </w:pPr>
    </w:p>
    <w:p w14:paraId="7C4A5C0B" w14:textId="77777777" w:rsidR="00D36DFE" w:rsidRPr="00D36DFE" w:rsidRDefault="00D36DFE" w:rsidP="00D36DFE">
      <w:pPr>
        <w:pStyle w:val="ListParagraph"/>
        <w:rPr>
          <w:b/>
          <w:bCs/>
        </w:rPr>
      </w:pPr>
      <w:r w:rsidRPr="00D36DFE">
        <w:rPr>
          <w:b/>
          <w:bCs/>
        </w:rPr>
        <w:t>SELECT * FROM USE_RANK_ANALYTICAL;</w:t>
      </w:r>
    </w:p>
    <w:p w14:paraId="4BBA0FBA" w14:textId="77777777" w:rsidR="00D36DFE" w:rsidRPr="00D36DFE" w:rsidRDefault="00D36DFE" w:rsidP="00D36DFE">
      <w:pPr>
        <w:pStyle w:val="ListParagraph"/>
        <w:rPr>
          <w:b/>
          <w:bCs/>
        </w:rPr>
      </w:pPr>
    </w:p>
    <w:p w14:paraId="3BFA249E" w14:textId="77777777" w:rsidR="00D36DFE" w:rsidRPr="00D36DFE" w:rsidRDefault="00D36DFE" w:rsidP="00D36DFE">
      <w:pPr>
        <w:pStyle w:val="ListParagraph"/>
        <w:rPr>
          <w:b/>
          <w:bCs/>
        </w:rPr>
      </w:pPr>
      <w:r w:rsidRPr="00D36DFE">
        <w:rPr>
          <w:b/>
          <w:bCs/>
        </w:rPr>
        <w:t>INSERT INTO USE_RANK_ANALYTICAL VALUES ('B', 'INDIA');</w:t>
      </w:r>
    </w:p>
    <w:p w14:paraId="065B9745" w14:textId="77777777" w:rsidR="00D36DFE" w:rsidRPr="00D36DFE" w:rsidRDefault="00D36DFE" w:rsidP="00D36DFE">
      <w:pPr>
        <w:pStyle w:val="ListParagraph"/>
        <w:rPr>
          <w:b/>
          <w:bCs/>
        </w:rPr>
      </w:pPr>
      <w:r w:rsidRPr="00D36DFE">
        <w:rPr>
          <w:b/>
          <w:bCs/>
        </w:rPr>
        <w:t>INSERT INTO USE_RANK_ANALYTICAL VALUES ('A', 'SPAIN');</w:t>
      </w:r>
    </w:p>
    <w:p w14:paraId="02C6EBB1" w14:textId="77777777" w:rsidR="00D36DFE" w:rsidRPr="00D36DFE" w:rsidRDefault="00D36DFE" w:rsidP="00D36DFE">
      <w:pPr>
        <w:pStyle w:val="ListParagraph"/>
        <w:rPr>
          <w:b/>
          <w:bCs/>
        </w:rPr>
      </w:pPr>
      <w:r w:rsidRPr="00D36DFE">
        <w:rPr>
          <w:b/>
          <w:bCs/>
        </w:rPr>
        <w:t>INSERT INTO USE_RANK_ANALYTICAL VALUES ('B', 'CHINA');</w:t>
      </w:r>
    </w:p>
    <w:p w14:paraId="244C8C91" w14:textId="77777777" w:rsidR="00D36DFE" w:rsidRPr="00D36DFE" w:rsidRDefault="00D36DFE" w:rsidP="00D36DFE">
      <w:pPr>
        <w:pStyle w:val="ListParagraph"/>
        <w:rPr>
          <w:b/>
          <w:bCs/>
        </w:rPr>
      </w:pPr>
    </w:p>
    <w:p w14:paraId="299A499A" w14:textId="27B9510D" w:rsidR="00D36DFE" w:rsidRDefault="00D36DFE" w:rsidP="00D36DFE">
      <w:pPr>
        <w:pStyle w:val="ListParagraph"/>
        <w:rPr>
          <w:b/>
          <w:bCs/>
        </w:rPr>
      </w:pPr>
      <w:r w:rsidRPr="00D36DFE">
        <w:rPr>
          <w:b/>
          <w:bCs/>
        </w:rPr>
        <w:t>SELECT SUPPLIER, LOCATION, DENSE_RANK() OVER(PARTITION BY SUPPLIER ORDER BY LOCATION) FROM USE_RANK_ANALYTICAL ;</w:t>
      </w:r>
    </w:p>
    <w:p w14:paraId="3CCB5DCD" w14:textId="1F837B7C" w:rsidR="00963B11" w:rsidRDefault="00963B11" w:rsidP="00BB424C">
      <w:pPr>
        <w:pStyle w:val="ListParagraph"/>
        <w:rPr>
          <w:b/>
          <w:bCs/>
        </w:rPr>
      </w:pPr>
    </w:p>
    <w:p w14:paraId="12251400" w14:textId="0D9DC8B3" w:rsidR="000C7429" w:rsidRDefault="00BE77A4" w:rsidP="00BB424C">
      <w:pPr>
        <w:pStyle w:val="ListParagraph"/>
        <w:rPr>
          <w:b/>
          <w:bCs/>
        </w:rPr>
      </w:pPr>
      <w:r>
        <w:rPr>
          <w:b/>
          <w:bCs/>
        </w:rPr>
        <w:t>Implementing the dense rank in DAX</w:t>
      </w:r>
    </w:p>
    <w:p w14:paraId="5B180189" w14:textId="1752CB64" w:rsidR="000C7429" w:rsidRDefault="000C7429" w:rsidP="00BB424C">
      <w:pPr>
        <w:pStyle w:val="ListParagraph"/>
        <w:rPr>
          <w:b/>
          <w:bCs/>
        </w:rPr>
      </w:pPr>
      <w:r>
        <w:rPr>
          <w:b/>
          <w:bCs/>
        </w:rPr>
        <w:t>Index = CALCULATE (DISTINCTCOUNT(Supplier[Location],</w:t>
      </w:r>
    </w:p>
    <w:p w14:paraId="5E518654" w14:textId="24C37279" w:rsidR="000C7429" w:rsidRDefault="000C7429" w:rsidP="00BB424C">
      <w:pPr>
        <w:pStyle w:val="ListParagraph"/>
        <w:rPr>
          <w:b/>
          <w:bCs/>
        </w:rPr>
      </w:pPr>
      <w:r>
        <w:rPr>
          <w:b/>
          <w:bCs/>
        </w:rPr>
        <w:t xml:space="preserve">FILTER(Supplier, Supplier[SUPPLIER] = Earlier(Supplier[SUPPLIER]) </w:t>
      </w:r>
    </w:p>
    <w:p w14:paraId="3396D47C" w14:textId="7840217F" w:rsidR="000C7429" w:rsidRDefault="000C7429" w:rsidP="000C7429">
      <w:pPr>
        <w:pStyle w:val="ListParagraph"/>
        <w:rPr>
          <w:b/>
          <w:bCs/>
        </w:rPr>
      </w:pPr>
      <w:r>
        <w:rPr>
          <w:b/>
          <w:bCs/>
        </w:rPr>
        <w:t>&amp;&amp; Supplier[Location] &lt;= = Earlier(Supplier[Location]) ))</w:t>
      </w:r>
    </w:p>
    <w:p w14:paraId="790B4533" w14:textId="3C62719D" w:rsidR="000C7429" w:rsidRDefault="000C7429" w:rsidP="00BB424C">
      <w:pPr>
        <w:pStyle w:val="ListParagraph"/>
        <w:rPr>
          <w:b/>
          <w:bCs/>
        </w:rPr>
      </w:pPr>
    </w:p>
    <w:p w14:paraId="730FF29F" w14:textId="627BBED6" w:rsidR="000C7429" w:rsidRDefault="000C7429" w:rsidP="00BB424C">
      <w:pPr>
        <w:pStyle w:val="ListParagraph"/>
        <w:rPr>
          <w:b/>
          <w:bCs/>
        </w:rPr>
      </w:pPr>
    </w:p>
    <w:p w14:paraId="444C5BB3" w14:textId="11001115" w:rsidR="00577B62" w:rsidRDefault="00BA5158" w:rsidP="00BB424C">
      <w:pPr>
        <w:pStyle w:val="ListParagraph"/>
        <w:rPr>
          <w:b/>
          <w:bCs/>
        </w:rPr>
      </w:pPr>
      <w:r>
        <w:rPr>
          <w:b/>
          <w:bCs/>
        </w:rPr>
        <w:t>RANKX and filter co</w:t>
      </w:r>
      <w:r w:rsidR="00E85F0D">
        <w:rPr>
          <w:b/>
          <w:bCs/>
        </w:rPr>
        <w:t>n</w:t>
      </w:r>
      <w:r>
        <w:rPr>
          <w:b/>
          <w:bCs/>
        </w:rPr>
        <w:t>text. Why RANKX will not work with row level filter</w:t>
      </w:r>
    </w:p>
    <w:p w14:paraId="16726327" w14:textId="3D528425" w:rsidR="00A73484" w:rsidRDefault="00A73484" w:rsidP="00BB424C">
      <w:pPr>
        <w:pStyle w:val="ListParagraph"/>
        <w:rPr>
          <w:b/>
          <w:bCs/>
        </w:rPr>
      </w:pPr>
    </w:p>
    <w:p w14:paraId="21A44307" w14:textId="30FD6151" w:rsidR="00A73484" w:rsidRDefault="00A73484" w:rsidP="00BB424C">
      <w:pPr>
        <w:pStyle w:val="ListParagraph"/>
        <w:rPr>
          <w:b/>
          <w:bCs/>
        </w:rPr>
      </w:pPr>
      <w:r>
        <w:rPr>
          <w:b/>
          <w:bCs/>
        </w:rPr>
        <w:t>The expression needs to be a MEASURE not a column with data</w:t>
      </w:r>
    </w:p>
    <w:p w14:paraId="038B2CA2" w14:textId="20FF1D04" w:rsidR="001E3D69" w:rsidRDefault="001E3D69" w:rsidP="00BB424C">
      <w:pPr>
        <w:pStyle w:val="ListParagraph"/>
        <w:rPr>
          <w:b/>
          <w:bCs/>
        </w:rPr>
      </w:pPr>
      <w:r>
        <w:rPr>
          <w:b/>
          <w:bCs/>
        </w:rPr>
        <w:t xml:space="preserve">Also you need to use ALL for the table </w:t>
      </w:r>
    </w:p>
    <w:p w14:paraId="7608D806" w14:textId="047FFC81" w:rsidR="00B673F4" w:rsidRDefault="00B673F4" w:rsidP="00BB424C">
      <w:pPr>
        <w:pStyle w:val="ListParagraph"/>
        <w:rPr>
          <w:b/>
          <w:bCs/>
        </w:rPr>
      </w:pPr>
      <w:r>
        <w:rPr>
          <w:b/>
          <w:bCs/>
        </w:rPr>
        <w:t>ASC – lowest value is 1 and highest value sis 10</w:t>
      </w:r>
    </w:p>
    <w:p w14:paraId="3D069C48" w14:textId="08693F26" w:rsidR="00B673F4" w:rsidRDefault="00B673F4" w:rsidP="00BB424C">
      <w:pPr>
        <w:pStyle w:val="ListParagraph"/>
        <w:rPr>
          <w:b/>
          <w:bCs/>
        </w:rPr>
      </w:pPr>
      <w:r>
        <w:rPr>
          <w:b/>
          <w:bCs/>
        </w:rPr>
        <w:t>DESC lowest value is 10 and highest value is 1</w:t>
      </w:r>
    </w:p>
    <w:p w14:paraId="405501D7" w14:textId="3586926E" w:rsidR="00BA5158" w:rsidRDefault="00BA5158" w:rsidP="00BB424C">
      <w:pPr>
        <w:pStyle w:val="ListParagraph"/>
        <w:rPr>
          <w:b/>
          <w:bCs/>
        </w:rPr>
      </w:pPr>
      <w:r>
        <w:rPr>
          <w:b/>
          <w:bCs/>
        </w:rPr>
        <w:t xml:space="preserve"> </w:t>
      </w:r>
    </w:p>
    <w:p w14:paraId="06AC4C53" w14:textId="1D8FE161" w:rsidR="00E7610A" w:rsidRDefault="00B52811" w:rsidP="00BB424C">
      <w:pPr>
        <w:pStyle w:val="ListParagraph"/>
        <w:rPr>
          <w:b/>
          <w:bCs/>
        </w:rPr>
      </w:pPr>
      <w:r w:rsidRPr="00B52811">
        <w:rPr>
          <w:b/>
          <w:bCs/>
        </w:rPr>
        <w:t>PARET_CHART_NO_DATE</w:t>
      </w:r>
    </w:p>
    <w:p w14:paraId="05702284" w14:textId="77777777" w:rsidR="00B52811" w:rsidRPr="00B52811" w:rsidRDefault="00B52811" w:rsidP="00B52811">
      <w:pPr>
        <w:pStyle w:val="ListParagraph"/>
        <w:rPr>
          <w:b/>
          <w:bCs/>
        </w:rPr>
      </w:pPr>
      <w:r w:rsidRPr="00B52811">
        <w:rPr>
          <w:b/>
          <w:bCs/>
        </w:rPr>
        <w:t>DECLARE</w:t>
      </w:r>
    </w:p>
    <w:p w14:paraId="39E8DCC6" w14:textId="77777777" w:rsidR="00B52811" w:rsidRPr="00B52811" w:rsidRDefault="00B52811" w:rsidP="00B52811">
      <w:pPr>
        <w:pStyle w:val="ListParagraph"/>
        <w:rPr>
          <w:b/>
          <w:bCs/>
        </w:rPr>
      </w:pPr>
      <w:r w:rsidRPr="00B52811">
        <w:rPr>
          <w:b/>
          <w:bCs/>
        </w:rPr>
        <w:t xml:space="preserve">   l_itemnumber NUMBER(1);</w:t>
      </w:r>
    </w:p>
    <w:p w14:paraId="356A61F6" w14:textId="77777777" w:rsidR="00B52811" w:rsidRPr="00B52811" w:rsidRDefault="00B52811" w:rsidP="00B52811">
      <w:pPr>
        <w:pStyle w:val="ListParagraph"/>
        <w:rPr>
          <w:b/>
          <w:bCs/>
        </w:rPr>
      </w:pPr>
      <w:r w:rsidRPr="00B52811">
        <w:rPr>
          <w:b/>
          <w:bCs/>
        </w:rPr>
        <w:t xml:space="preserve">   l_segmentnumber NUMBER(1);</w:t>
      </w:r>
    </w:p>
    <w:p w14:paraId="4D3CDF87" w14:textId="77777777" w:rsidR="00B52811" w:rsidRPr="00B52811" w:rsidRDefault="00B52811" w:rsidP="00B52811">
      <w:pPr>
        <w:pStyle w:val="ListParagraph"/>
        <w:rPr>
          <w:b/>
          <w:bCs/>
        </w:rPr>
      </w:pPr>
      <w:r w:rsidRPr="00B52811">
        <w:rPr>
          <w:b/>
          <w:bCs/>
        </w:rPr>
        <w:t xml:space="preserve">   l_sales  NUMBER(4);</w:t>
      </w:r>
    </w:p>
    <w:p w14:paraId="33580A9F" w14:textId="77777777" w:rsidR="00B52811" w:rsidRPr="00B52811" w:rsidRDefault="00B52811" w:rsidP="00B52811">
      <w:pPr>
        <w:pStyle w:val="ListParagraph"/>
        <w:rPr>
          <w:b/>
          <w:bCs/>
        </w:rPr>
      </w:pPr>
      <w:r w:rsidRPr="00B52811">
        <w:rPr>
          <w:b/>
          <w:bCs/>
        </w:rPr>
        <w:t>BEGIN</w:t>
      </w:r>
    </w:p>
    <w:p w14:paraId="539C41AA" w14:textId="77777777" w:rsidR="00B52811" w:rsidRPr="00B52811" w:rsidRDefault="00B52811" w:rsidP="00B52811">
      <w:pPr>
        <w:pStyle w:val="ListParagraph"/>
        <w:rPr>
          <w:b/>
          <w:bCs/>
        </w:rPr>
      </w:pPr>
      <w:r w:rsidRPr="00B52811">
        <w:rPr>
          <w:b/>
          <w:bCs/>
        </w:rPr>
        <w:t xml:space="preserve">    FOR I IN 1..100 LOOP</w:t>
      </w:r>
    </w:p>
    <w:p w14:paraId="2C8FF0AC" w14:textId="77777777" w:rsidR="00B52811" w:rsidRPr="00B52811" w:rsidRDefault="00B52811" w:rsidP="00B52811">
      <w:pPr>
        <w:pStyle w:val="ListParagraph"/>
        <w:rPr>
          <w:b/>
          <w:bCs/>
        </w:rPr>
      </w:pPr>
      <w:r w:rsidRPr="00B52811">
        <w:rPr>
          <w:b/>
          <w:bCs/>
        </w:rPr>
        <w:t xml:space="preserve">        select  round(dbms_random.value(1, 5)) into l_itemnumber from dual;</w:t>
      </w:r>
    </w:p>
    <w:p w14:paraId="2910CF20" w14:textId="77777777" w:rsidR="00B52811" w:rsidRPr="00B52811" w:rsidRDefault="00B52811" w:rsidP="00B52811">
      <w:pPr>
        <w:pStyle w:val="ListParagraph"/>
        <w:rPr>
          <w:b/>
          <w:bCs/>
        </w:rPr>
      </w:pPr>
      <w:r w:rsidRPr="00B52811">
        <w:rPr>
          <w:b/>
          <w:bCs/>
        </w:rPr>
        <w:t xml:space="preserve">        select  round(dbms_random.value(1, 7)) into l_segmentnumber from dual;</w:t>
      </w:r>
    </w:p>
    <w:p w14:paraId="04E6D3E6" w14:textId="77777777" w:rsidR="00B52811" w:rsidRPr="00B52811" w:rsidRDefault="00B52811" w:rsidP="00B52811">
      <w:pPr>
        <w:pStyle w:val="ListParagraph"/>
        <w:rPr>
          <w:b/>
          <w:bCs/>
        </w:rPr>
      </w:pPr>
      <w:r w:rsidRPr="00B52811">
        <w:rPr>
          <w:b/>
          <w:bCs/>
        </w:rPr>
        <w:t xml:space="preserve">        select round(dbms_random.value(100, 999)) into l_sales from dual;</w:t>
      </w:r>
    </w:p>
    <w:p w14:paraId="265BC6CB" w14:textId="77777777" w:rsidR="00B52811" w:rsidRPr="00B52811" w:rsidRDefault="00B52811" w:rsidP="00B52811">
      <w:pPr>
        <w:pStyle w:val="ListParagraph"/>
        <w:rPr>
          <w:b/>
          <w:bCs/>
        </w:rPr>
      </w:pPr>
      <w:r w:rsidRPr="00B52811">
        <w:rPr>
          <w:b/>
          <w:bCs/>
        </w:rPr>
        <w:t xml:space="preserve">        INSERT INTO PARET_CHART_NO_DATE  (ITEM, SEGMENT , SALES)</w:t>
      </w:r>
    </w:p>
    <w:p w14:paraId="29E621FB" w14:textId="77777777" w:rsidR="00B52811" w:rsidRPr="00B52811" w:rsidRDefault="00B52811" w:rsidP="00B52811">
      <w:pPr>
        <w:pStyle w:val="ListParagraph"/>
        <w:rPr>
          <w:b/>
          <w:bCs/>
        </w:rPr>
      </w:pPr>
      <w:r w:rsidRPr="00B52811">
        <w:rPr>
          <w:b/>
          <w:bCs/>
        </w:rPr>
        <w:t xml:space="preserve">            SELECT 'Item' ||l_itemnumber, 'Category' || l_segmentnumber, l_sales from dual;</w:t>
      </w:r>
    </w:p>
    <w:p w14:paraId="7CB2518D" w14:textId="77777777" w:rsidR="00B52811" w:rsidRPr="00B52811" w:rsidRDefault="00B52811" w:rsidP="00B52811">
      <w:pPr>
        <w:pStyle w:val="ListParagraph"/>
        <w:rPr>
          <w:b/>
          <w:bCs/>
        </w:rPr>
      </w:pPr>
    </w:p>
    <w:p w14:paraId="5FEF9757" w14:textId="77777777" w:rsidR="00B52811" w:rsidRPr="00B52811" w:rsidRDefault="00B52811" w:rsidP="00B52811">
      <w:pPr>
        <w:pStyle w:val="ListParagraph"/>
        <w:rPr>
          <w:b/>
          <w:bCs/>
        </w:rPr>
      </w:pPr>
      <w:r w:rsidRPr="00B52811">
        <w:rPr>
          <w:b/>
          <w:bCs/>
        </w:rPr>
        <w:t xml:space="preserve">   END LOOP;</w:t>
      </w:r>
    </w:p>
    <w:p w14:paraId="058DCE09" w14:textId="77777777" w:rsidR="00B52811" w:rsidRPr="00B52811" w:rsidRDefault="00B52811" w:rsidP="00B52811">
      <w:pPr>
        <w:pStyle w:val="ListParagraph"/>
        <w:rPr>
          <w:b/>
          <w:bCs/>
        </w:rPr>
      </w:pPr>
      <w:r w:rsidRPr="00B52811">
        <w:rPr>
          <w:b/>
          <w:bCs/>
        </w:rPr>
        <w:t>END;</w:t>
      </w:r>
    </w:p>
    <w:p w14:paraId="2C25D230" w14:textId="77777777" w:rsidR="00B52811" w:rsidRPr="00B52811" w:rsidRDefault="00B52811" w:rsidP="00B52811">
      <w:pPr>
        <w:pStyle w:val="ListParagraph"/>
        <w:rPr>
          <w:b/>
          <w:bCs/>
        </w:rPr>
      </w:pPr>
    </w:p>
    <w:p w14:paraId="41FD47A4" w14:textId="77777777" w:rsidR="00B52811" w:rsidRPr="00B52811" w:rsidRDefault="00B52811" w:rsidP="00B52811">
      <w:pPr>
        <w:pStyle w:val="ListParagraph"/>
        <w:rPr>
          <w:b/>
          <w:bCs/>
        </w:rPr>
      </w:pPr>
      <w:r w:rsidRPr="00B52811">
        <w:rPr>
          <w:b/>
          <w:bCs/>
        </w:rPr>
        <w:t>select * from PARET_CHART_NO_DATE;</w:t>
      </w:r>
    </w:p>
    <w:p w14:paraId="2CB22E01" w14:textId="77777777" w:rsidR="00B52811" w:rsidRPr="00B52811" w:rsidRDefault="00B52811" w:rsidP="00B52811">
      <w:pPr>
        <w:pStyle w:val="ListParagraph"/>
        <w:rPr>
          <w:b/>
          <w:bCs/>
        </w:rPr>
      </w:pPr>
      <w:r w:rsidRPr="00B52811">
        <w:rPr>
          <w:b/>
          <w:bCs/>
        </w:rPr>
        <w:t>--CREATE TABLE PARET_CHART_NO_DATE (ITEM VARCHAR2(10), SEGMENT VARCHAR2(10), SALES NUMBER(3));</w:t>
      </w:r>
    </w:p>
    <w:p w14:paraId="33C601CF" w14:textId="77777777" w:rsidR="00B52811" w:rsidRDefault="00B52811" w:rsidP="00BB424C">
      <w:pPr>
        <w:pStyle w:val="ListParagraph"/>
        <w:rPr>
          <w:b/>
          <w:bCs/>
        </w:rPr>
      </w:pPr>
    </w:p>
    <w:p w14:paraId="65EB3613" w14:textId="77777777" w:rsidR="00B52811" w:rsidRDefault="00B52811" w:rsidP="00BB424C">
      <w:pPr>
        <w:pStyle w:val="ListParagraph"/>
        <w:rPr>
          <w:b/>
          <w:bCs/>
        </w:rPr>
      </w:pPr>
    </w:p>
    <w:p w14:paraId="51559242" w14:textId="7A7E33AA" w:rsidR="00E7610A" w:rsidRDefault="00B52811" w:rsidP="00BB424C">
      <w:pPr>
        <w:pStyle w:val="ListParagraph"/>
        <w:rPr>
          <w:b/>
          <w:bCs/>
        </w:rPr>
      </w:pPr>
      <w:hyperlink r:id="rId55" w:history="1">
        <w:r w:rsidR="00E7610A">
          <w:rPr>
            <w:rStyle w:val="Hyperlink"/>
          </w:rPr>
          <w:t>https://www.youtube.com/watch?v=teYwjHkCEm0</w:t>
        </w:r>
      </w:hyperlink>
    </w:p>
    <w:p w14:paraId="6AD8D7D9" w14:textId="1BDD8224" w:rsidR="000718A6" w:rsidRDefault="000718A6" w:rsidP="00BB424C">
      <w:pPr>
        <w:pStyle w:val="ListParagraph"/>
        <w:rPr>
          <w:b/>
          <w:bCs/>
        </w:rPr>
      </w:pPr>
    </w:p>
    <w:p w14:paraId="1BD65E8C" w14:textId="6C7731B6" w:rsidR="000718A6" w:rsidRPr="00120128" w:rsidRDefault="00120128" w:rsidP="00BB424C">
      <w:pPr>
        <w:pStyle w:val="ListParagraph"/>
        <w:rPr>
          <w:color w:val="FF0000"/>
        </w:rPr>
      </w:pPr>
      <w:r w:rsidRPr="00120128">
        <w:rPr>
          <w:color w:val="FF0000"/>
        </w:rPr>
        <w:t>NEVER FILTER A TABLE, FILTER specific columns of a table</w:t>
      </w:r>
    </w:p>
    <w:p w14:paraId="360262E0" w14:textId="1A8BD37A" w:rsidR="000718A6" w:rsidRDefault="000718A6" w:rsidP="00BB424C">
      <w:pPr>
        <w:pStyle w:val="ListParagraph"/>
        <w:rPr>
          <w:b/>
          <w:bCs/>
        </w:rPr>
      </w:pPr>
      <w:r>
        <w:rPr>
          <w:b/>
          <w:bCs/>
        </w:rPr>
        <w:t>KEEPFILTERS  --- usually calculate filter removes existing filters. Use keepfilters wrapper to maintain existing filter</w:t>
      </w:r>
    </w:p>
    <w:p w14:paraId="013CA460" w14:textId="64B0B966" w:rsidR="004A00ED" w:rsidRDefault="004A00ED" w:rsidP="00BB424C">
      <w:pPr>
        <w:pStyle w:val="ListParagraph"/>
        <w:rPr>
          <w:b/>
          <w:bCs/>
        </w:rPr>
      </w:pPr>
      <w:r>
        <w:rPr>
          <w:b/>
          <w:bCs/>
        </w:rPr>
        <w:t xml:space="preserve">Also watch this </w:t>
      </w:r>
      <w:hyperlink r:id="rId56" w:history="1">
        <w:r>
          <w:rPr>
            <w:rStyle w:val="Hyperlink"/>
          </w:rPr>
          <w:t>https://www.youtube.com/watch?v=DnI7XNRGeCA</w:t>
        </w:r>
      </w:hyperlink>
    </w:p>
    <w:p w14:paraId="2FBBFE23" w14:textId="04F9873D" w:rsidR="00BA5158" w:rsidRDefault="00427ADD" w:rsidP="00BB424C">
      <w:pPr>
        <w:pStyle w:val="ListParagraph"/>
        <w:rPr>
          <w:b/>
          <w:bCs/>
        </w:rPr>
      </w:pPr>
      <w:r>
        <w:rPr>
          <w:b/>
          <w:bCs/>
        </w:rPr>
        <w:t>Better to expres  filter --- filter(all(column name)</w:t>
      </w:r>
    </w:p>
    <w:p w14:paraId="73C5E8ED" w14:textId="0A85CE07" w:rsidR="00905895" w:rsidRDefault="00905895" w:rsidP="00BB424C">
      <w:pPr>
        <w:pStyle w:val="ListParagraph"/>
        <w:rPr>
          <w:b/>
          <w:bCs/>
        </w:rPr>
      </w:pPr>
    </w:p>
    <w:p w14:paraId="4A3D94D2" w14:textId="400D221C" w:rsidR="00905895" w:rsidRDefault="00905895" w:rsidP="00BB424C">
      <w:pPr>
        <w:pStyle w:val="ListParagraph"/>
        <w:rPr>
          <w:b/>
          <w:bCs/>
        </w:rPr>
      </w:pPr>
      <w:r>
        <w:rPr>
          <w:b/>
          <w:bCs/>
        </w:rPr>
        <w:t>Again use keepfilters to preserve existing user or visual filters</w:t>
      </w:r>
    </w:p>
    <w:p w14:paraId="52E25E4B" w14:textId="51484015" w:rsidR="00775E48" w:rsidRDefault="00775E48" w:rsidP="00BB424C">
      <w:pPr>
        <w:pStyle w:val="ListParagraph"/>
        <w:rPr>
          <w:b/>
          <w:bCs/>
        </w:rPr>
      </w:pPr>
    </w:p>
    <w:p w14:paraId="5BCF417D" w14:textId="080772B5" w:rsidR="00775E48" w:rsidRDefault="00775E48" w:rsidP="00BB424C">
      <w:pPr>
        <w:pStyle w:val="ListParagraph"/>
        <w:rPr>
          <w:b/>
          <w:bCs/>
        </w:rPr>
      </w:pPr>
      <w:r>
        <w:rPr>
          <w:b/>
          <w:bCs/>
        </w:rPr>
        <w:t>Moreover if you want to remove any filter – use a variety of ALL</w:t>
      </w:r>
    </w:p>
    <w:p w14:paraId="20C82BEC" w14:textId="3A49CFFB" w:rsidR="00E7610A" w:rsidRDefault="00E7610A" w:rsidP="00BB424C">
      <w:pPr>
        <w:pStyle w:val="ListParagraph"/>
        <w:rPr>
          <w:b/>
          <w:bCs/>
        </w:rPr>
      </w:pPr>
    </w:p>
    <w:p w14:paraId="3CBCA275" w14:textId="2BB126EA" w:rsidR="00E7610A" w:rsidRDefault="00E7610A" w:rsidP="00BB424C">
      <w:pPr>
        <w:pStyle w:val="ListParagraph"/>
        <w:rPr>
          <w:b/>
          <w:bCs/>
        </w:rPr>
      </w:pPr>
    </w:p>
    <w:p w14:paraId="462EB2A1" w14:textId="52ACA51D" w:rsidR="00E7610A" w:rsidRDefault="00E7610A" w:rsidP="00BB424C">
      <w:pPr>
        <w:pStyle w:val="ListParagraph"/>
        <w:rPr>
          <w:b/>
          <w:bCs/>
        </w:rPr>
      </w:pPr>
      <w:r>
        <w:rPr>
          <w:b/>
          <w:bCs/>
        </w:rPr>
        <w:t xml:space="preserve">Calculate starts with current filters </w:t>
      </w:r>
    </w:p>
    <w:p w14:paraId="44471A15" w14:textId="3281FC49" w:rsidR="00E7610A" w:rsidRDefault="00E7610A" w:rsidP="00BB424C">
      <w:pPr>
        <w:pStyle w:val="ListParagraph"/>
        <w:rPr>
          <w:b/>
          <w:bCs/>
        </w:rPr>
      </w:pPr>
      <w:r>
        <w:rPr>
          <w:b/>
          <w:bCs/>
        </w:rPr>
        <w:t>Then it executes the context transition (say row context to filter context)</w:t>
      </w:r>
    </w:p>
    <w:p w14:paraId="3FB83AF0" w14:textId="50701D64" w:rsidR="004A00ED" w:rsidRDefault="004A00ED" w:rsidP="00BB424C">
      <w:pPr>
        <w:pStyle w:val="ListParagraph"/>
        <w:rPr>
          <w:b/>
          <w:bCs/>
        </w:rPr>
      </w:pPr>
      <w:r>
        <w:rPr>
          <w:b/>
          <w:bCs/>
        </w:rPr>
        <w:t>Then it evaluates the modifiers, ALL, USERELATIONSHIP, CROSSFILTER</w:t>
      </w:r>
    </w:p>
    <w:p w14:paraId="782456FF" w14:textId="729F9616" w:rsidR="004A00ED" w:rsidRDefault="004A00ED" w:rsidP="00BB424C">
      <w:pPr>
        <w:pStyle w:val="ListParagraph"/>
        <w:rPr>
          <w:b/>
          <w:bCs/>
        </w:rPr>
      </w:pPr>
      <w:r>
        <w:rPr>
          <w:b/>
          <w:bCs/>
        </w:rPr>
        <w:t xml:space="preserve">Thn in evaluates filter </w:t>
      </w:r>
      <w:r w:rsidR="008D4E3C">
        <w:rPr>
          <w:b/>
          <w:bCs/>
        </w:rPr>
        <w:t>arguments</w:t>
      </w:r>
    </w:p>
    <w:p w14:paraId="7A378A34" w14:textId="6F4DBC55" w:rsidR="008D4E3C" w:rsidRDefault="008D4E3C" w:rsidP="00BB424C">
      <w:pPr>
        <w:pStyle w:val="ListParagraph"/>
        <w:rPr>
          <w:b/>
          <w:bCs/>
        </w:rPr>
      </w:pPr>
    </w:p>
    <w:p w14:paraId="143EE9EA" w14:textId="58001D5F" w:rsidR="008D4E3C" w:rsidRDefault="008D4E3C" w:rsidP="00BB424C">
      <w:pPr>
        <w:pStyle w:val="ListParagraph"/>
        <w:rPr>
          <w:b/>
          <w:bCs/>
        </w:rPr>
      </w:pPr>
    </w:p>
    <w:p w14:paraId="17739769" w14:textId="33FFCA31" w:rsidR="008D4E3C" w:rsidRDefault="008D4E3C" w:rsidP="00BB424C">
      <w:pPr>
        <w:pStyle w:val="ListParagraph"/>
        <w:rPr>
          <w:b/>
          <w:bCs/>
        </w:rPr>
      </w:pPr>
      <w:r>
        <w:rPr>
          <w:b/>
          <w:bCs/>
        </w:rPr>
        <w:t>Subtotals of Parent and percent</w:t>
      </w:r>
    </w:p>
    <w:p w14:paraId="76FC8C25" w14:textId="5199592F" w:rsidR="00CC7D3C" w:rsidRDefault="00CC7D3C" w:rsidP="00BB424C">
      <w:pPr>
        <w:pStyle w:val="ListParagraph"/>
        <w:rPr>
          <w:b/>
          <w:bCs/>
        </w:rPr>
      </w:pPr>
    </w:p>
    <w:p w14:paraId="02FF2FBA" w14:textId="77777777" w:rsidR="00CC7D3C" w:rsidRDefault="00CC7D3C" w:rsidP="00BB424C">
      <w:pPr>
        <w:pStyle w:val="ListParagraph"/>
        <w:rPr>
          <w:b/>
          <w:bCs/>
        </w:rPr>
      </w:pPr>
    </w:p>
    <w:p w14:paraId="4248FCB8" w14:textId="12D6A945" w:rsidR="008D4E3C" w:rsidRDefault="00B52811" w:rsidP="00BB424C">
      <w:pPr>
        <w:pStyle w:val="ListParagraph"/>
      </w:pPr>
      <w:hyperlink r:id="rId57" w:history="1">
        <w:r w:rsidR="008D4E3C">
          <w:rPr>
            <w:rStyle w:val="Hyperlink"/>
          </w:rPr>
          <w:t>https://bielite.com/blog/calculating-percent-of-subtotal/</w:t>
        </w:r>
      </w:hyperlink>
    </w:p>
    <w:p w14:paraId="50288679" w14:textId="3DBBA899" w:rsidR="00CC7D3C" w:rsidRDefault="00CC7D3C" w:rsidP="00BB424C">
      <w:pPr>
        <w:pStyle w:val="ListParagraph"/>
      </w:pPr>
    </w:p>
    <w:p w14:paraId="633FCAD9" w14:textId="2155DBCC" w:rsidR="00CC7D3C" w:rsidRDefault="00CC7D3C" w:rsidP="00BB424C">
      <w:pPr>
        <w:pStyle w:val="ListParagraph"/>
      </w:pPr>
    </w:p>
    <w:p w14:paraId="7B5E5E9B"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Revenue % =</w:t>
      </w:r>
    </w:p>
    <w:p w14:paraId="6E605EDC"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VAR CurrentRetailerType = VALUES(Sales[Retailer type])</w:t>
      </w:r>
    </w:p>
    <w:p w14:paraId="02241630"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VAR CurrentProductLine = VALUES(Sales[Product line])</w:t>
      </w:r>
    </w:p>
    <w:p w14:paraId="3D73D115"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VAR RevenueForCurrentSelection = SUM(Sales[Revenue])</w:t>
      </w:r>
    </w:p>
    <w:p w14:paraId="1F28DB77"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VAR TotalRevenue =</w:t>
      </w:r>
    </w:p>
    <w:p w14:paraId="7D781D9F"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SWITCH(</w:t>
      </w:r>
    </w:p>
    <w:p w14:paraId="04156237"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    TRUE(),</w:t>
      </w:r>
    </w:p>
    <w:p w14:paraId="4365786D"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    ISINSCOPE(Sales[Retailer country]),CALCULATE(SUM(Sales[Revenue]),ALLSELECTED(Sales),Sales[Retailer type] IN CurrentRetailerType,Sales[Product line] IN CurrentProductLine),</w:t>
      </w:r>
    </w:p>
    <w:p w14:paraId="26C9BA07"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    ISINSCOPE(Sales[Product line]),CALCULATE(SUM(Sales[Revenue]),ALLSELECTED(Sales),Sales[Retailer type] IN CurrentRetailerType),</w:t>
      </w:r>
    </w:p>
    <w:p w14:paraId="23F25C83"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    ISINSCOPE(Sales[Retailer type]),CALCULATE(SUM(Sales[Revenue]),ALLSELECTED(Sales))</w:t>
      </w:r>
    </w:p>
    <w:p w14:paraId="23D3C962"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w:t>
      </w:r>
    </w:p>
    <w:p w14:paraId="0EE18C7F"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RETURN</w:t>
      </w:r>
    </w:p>
    <w:p w14:paraId="7DD79A15"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IF(</w:t>
      </w:r>
    </w:p>
    <w:p w14:paraId="533F0F70"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    ISINSCOPE(Sales[Retailer type]),</w:t>
      </w:r>
    </w:p>
    <w:p w14:paraId="3540269C"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    DIVIDE(RevenueForCurrentSelection,TotalRevenue),</w:t>
      </w:r>
    </w:p>
    <w:p w14:paraId="7916103A" w14:textId="77777777"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    1</w:t>
      </w:r>
    </w:p>
    <w:p w14:paraId="5E796DF1" w14:textId="11054F99" w:rsidR="00CC7D3C" w:rsidRPr="00CC7D3C" w:rsidRDefault="00CC7D3C" w:rsidP="00CC7D3C">
      <w:pPr>
        <w:shd w:val="clear" w:color="auto" w:fill="FFFFFF"/>
        <w:spacing w:before="270" w:after="0" w:line="240" w:lineRule="auto"/>
        <w:rPr>
          <w:rFonts w:ascii="Roboto" w:eastAsia="Times New Roman" w:hAnsi="Roboto" w:cs="Times New Roman"/>
          <w:color w:val="777777"/>
          <w:sz w:val="23"/>
          <w:szCs w:val="23"/>
        </w:rPr>
      </w:pPr>
      <w:r w:rsidRPr="00CC7D3C">
        <w:rPr>
          <w:rFonts w:ascii="Roboto" w:eastAsia="Times New Roman" w:hAnsi="Roboto" w:cs="Times New Roman"/>
          <w:color w:val="339966"/>
          <w:sz w:val="23"/>
          <w:szCs w:val="23"/>
        </w:rPr>
        <w:t>)</w:t>
      </w:r>
      <w:r w:rsidR="009A557C">
        <w:rPr>
          <w:rFonts w:ascii="Roboto" w:eastAsia="Times New Roman" w:hAnsi="Roboto" w:cs="Times New Roman"/>
          <w:color w:val="339966"/>
          <w:sz w:val="23"/>
          <w:szCs w:val="23"/>
        </w:rPr>
        <w:br/>
      </w:r>
      <w:r w:rsidR="009A557C">
        <w:rPr>
          <w:rFonts w:ascii="Roboto" w:eastAsia="Times New Roman" w:hAnsi="Roboto" w:cs="Times New Roman"/>
          <w:color w:val="339966"/>
          <w:sz w:val="23"/>
          <w:szCs w:val="23"/>
        </w:rPr>
        <w:br/>
      </w:r>
      <w:r w:rsidR="00084C7F">
        <w:rPr>
          <w:noProof/>
        </w:rPr>
        <w:drawing>
          <wp:inline distT="0" distB="0" distL="0" distR="0" wp14:anchorId="13CB5F26" wp14:editId="61DB7889">
            <wp:extent cx="5981435" cy="22383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1582" cy="2242172"/>
                    </a:xfrm>
                    <a:prstGeom prst="rect">
                      <a:avLst/>
                    </a:prstGeom>
                  </pic:spPr>
                </pic:pic>
              </a:graphicData>
            </a:graphic>
          </wp:inline>
        </w:drawing>
      </w:r>
    </w:p>
    <w:p w14:paraId="75DDE956" w14:textId="2280EA2D" w:rsidR="00CC7D3C" w:rsidRDefault="00CC7D3C" w:rsidP="00BB424C">
      <w:pPr>
        <w:pStyle w:val="ListParagraph"/>
        <w:rPr>
          <w:b/>
          <w:bCs/>
        </w:rPr>
      </w:pPr>
    </w:p>
    <w:p w14:paraId="46A4764C" w14:textId="2E5B130F" w:rsidR="009A557C" w:rsidRDefault="009A557C" w:rsidP="00BB424C">
      <w:pPr>
        <w:pStyle w:val="ListParagraph"/>
        <w:rPr>
          <w:b/>
          <w:bCs/>
        </w:rPr>
      </w:pPr>
    </w:p>
    <w:p w14:paraId="76F6EAEE" w14:textId="2735ADB6" w:rsidR="009A557C" w:rsidRDefault="009A557C" w:rsidP="00BB424C">
      <w:pPr>
        <w:pStyle w:val="ListParagraph"/>
        <w:rPr>
          <w:b/>
          <w:bCs/>
        </w:rPr>
      </w:pPr>
    </w:p>
    <w:p w14:paraId="14371253" w14:textId="1FC6B2A7" w:rsidR="008812C8" w:rsidRDefault="008812C8" w:rsidP="002A3AC8">
      <w:pPr>
        <w:pStyle w:val="ListParagraph"/>
        <w:rPr>
          <w:b/>
          <w:bCs/>
        </w:rPr>
      </w:pPr>
    </w:p>
    <w:p w14:paraId="24C0627F" w14:textId="038F73F6" w:rsidR="008812C8" w:rsidRDefault="008812C8" w:rsidP="002A3AC8">
      <w:pPr>
        <w:pStyle w:val="ListParagraph"/>
        <w:rPr>
          <w:b/>
          <w:bCs/>
        </w:rPr>
      </w:pPr>
    </w:p>
    <w:p w14:paraId="31606555" w14:textId="5A1C33DC" w:rsidR="008812C8" w:rsidRDefault="008812C8" w:rsidP="002A3AC8">
      <w:pPr>
        <w:pStyle w:val="ListParagraph"/>
        <w:rPr>
          <w:b/>
          <w:bCs/>
        </w:rPr>
      </w:pPr>
    </w:p>
    <w:p w14:paraId="06FE71CA" w14:textId="217E0144" w:rsidR="008812C8" w:rsidRDefault="008812C8" w:rsidP="002A3AC8">
      <w:pPr>
        <w:pStyle w:val="ListParagraph"/>
        <w:rPr>
          <w:b/>
          <w:bCs/>
        </w:rPr>
      </w:pPr>
      <w:r>
        <w:rPr>
          <w:b/>
          <w:bCs/>
        </w:rPr>
        <w:t>SINCE YOU CANNOT USE A MEASURE IN A CALCULATE: you can place the measure in a FILTER and then use it</w:t>
      </w:r>
    </w:p>
    <w:p w14:paraId="2BE4E2A3" w14:textId="06D75A77" w:rsidR="008812C8" w:rsidRDefault="008812C8" w:rsidP="002A3AC8">
      <w:pPr>
        <w:pStyle w:val="ListParagraph"/>
        <w:rPr>
          <w:b/>
          <w:bCs/>
        </w:rPr>
      </w:pPr>
    </w:p>
    <w:p w14:paraId="0EB63324" w14:textId="5C58578F" w:rsidR="008812C8" w:rsidRDefault="008812C8" w:rsidP="002A3AC8">
      <w:pPr>
        <w:pStyle w:val="ListParagraph"/>
        <w:rPr>
          <w:b/>
          <w:bCs/>
        </w:rPr>
      </w:pPr>
      <w:r>
        <w:rPr>
          <w:b/>
          <w:bCs/>
        </w:rPr>
        <w:t>Salaries over 10K = CALCULATE([No Employees], FILTER(Employee, [Tot Salaries]&gt;1000))</w:t>
      </w:r>
    </w:p>
    <w:p w14:paraId="4423E6FC" w14:textId="306129D0" w:rsidR="00F77986" w:rsidRDefault="00F77986" w:rsidP="002A3AC8">
      <w:pPr>
        <w:pStyle w:val="ListParagraph"/>
        <w:rPr>
          <w:b/>
          <w:bCs/>
        </w:rPr>
      </w:pPr>
    </w:p>
    <w:p w14:paraId="1A8DE95B" w14:textId="6017DA56" w:rsidR="00F77986" w:rsidRDefault="00F77986" w:rsidP="002A3AC8">
      <w:pPr>
        <w:pStyle w:val="ListParagraph"/>
        <w:rPr>
          <w:b/>
          <w:bCs/>
        </w:rPr>
      </w:pPr>
      <w:r>
        <w:rPr>
          <w:b/>
          <w:bCs/>
        </w:rPr>
        <w:t>To sort Calendar months in Power BI by month number and not by month name, Click on the field in the fields list and go to Column Tools in the toolbar. Use Sort by and click on Month number</w:t>
      </w:r>
    </w:p>
    <w:p w14:paraId="0E200051" w14:textId="7CB8EC8D" w:rsidR="00EB401D" w:rsidRDefault="00EB401D" w:rsidP="002A3AC8">
      <w:pPr>
        <w:pStyle w:val="ListParagraph"/>
        <w:rPr>
          <w:b/>
          <w:bCs/>
        </w:rPr>
      </w:pPr>
    </w:p>
    <w:p w14:paraId="5D57E837" w14:textId="0778C39B" w:rsidR="00EB401D" w:rsidRDefault="00EB401D" w:rsidP="002A3AC8">
      <w:pPr>
        <w:pStyle w:val="ListParagraph"/>
        <w:rPr>
          <w:b/>
          <w:bCs/>
        </w:rPr>
      </w:pPr>
      <w:r>
        <w:rPr>
          <w:noProof/>
        </w:rPr>
        <w:drawing>
          <wp:inline distT="0" distB="0" distL="0" distR="0" wp14:anchorId="215170FB" wp14:editId="70674DF5">
            <wp:extent cx="7235820" cy="364183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37473" cy="3692994"/>
                    </a:xfrm>
                    <a:prstGeom prst="rect">
                      <a:avLst/>
                    </a:prstGeom>
                  </pic:spPr>
                </pic:pic>
              </a:graphicData>
            </a:graphic>
          </wp:inline>
        </w:drawing>
      </w:r>
    </w:p>
    <w:p w14:paraId="3EF4BFFD" w14:textId="4E762CF8" w:rsidR="007C683B" w:rsidRDefault="007C683B" w:rsidP="002A3AC8">
      <w:pPr>
        <w:pStyle w:val="ListParagraph"/>
        <w:rPr>
          <w:b/>
          <w:bCs/>
        </w:rPr>
      </w:pPr>
    </w:p>
    <w:p w14:paraId="26A7FAB1" w14:textId="15490E8D" w:rsidR="007C683B" w:rsidRDefault="007C683B" w:rsidP="002A3AC8">
      <w:pPr>
        <w:pStyle w:val="ListParagraph"/>
        <w:rPr>
          <w:b/>
          <w:bCs/>
        </w:rPr>
      </w:pPr>
    </w:p>
    <w:p w14:paraId="2EBFFE2E" w14:textId="16870514" w:rsidR="007C683B" w:rsidRDefault="007C683B" w:rsidP="002A3AC8">
      <w:pPr>
        <w:pStyle w:val="ListParagraph"/>
        <w:rPr>
          <w:b/>
          <w:bCs/>
        </w:rPr>
      </w:pPr>
    </w:p>
    <w:p w14:paraId="54DA85FD" w14:textId="192BDB8B" w:rsidR="007C683B" w:rsidRDefault="007C683B" w:rsidP="002A3AC8">
      <w:pPr>
        <w:pStyle w:val="ListParagraph"/>
        <w:rPr>
          <w:b/>
          <w:bCs/>
        </w:rPr>
      </w:pPr>
      <w:r>
        <w:rPr>
          <w:b/>
          <w:bCs/>
        </w:rPr>
        <w:t>Enterprise DNA</w:t>
      </w:r>
    </w:p>
    <w:p w14:paraId="0AF81DCF" w14:textId="6B9C38FB" w:rsidR="007C683B" w:rsidRDefault="007C683B" w:rsidP="002A3AC8">
      <w:pPr>
        <w:pStyle w:val="ListParagraph"/>
        <w:rPr>
          <w:b/>
          <w:bCs/>
        </w:rPr>
      </w:pPr>
    </w:p>
    <w:p w14:paraId="6342EA85" w14:textId="5A8BF0E6" w:rsidR="007C683B" w:rsidRDefault="007C683B" w:rsidP="002A3AC8">
      <w:pPr>
        <w:pStyle w:val="ListParagraph"/>
        <w:rPr>
          <w:b/>
          <w:bCs/>
        </w:rPr>
      </w:pPr>
      <w:r>
        <w:rPr>
          <w:b/>
          <w:bCs/>
        </w:rPr>
        <w:t>Iterating Engine and Aggregating Engines</w:t>
      </w:r>
    </w:p>
    <w:sectPr w:rsidR="007C68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3596A"/>
    <w:multiLevelType w:val="multilevel"/>
    <w:tmpl w:val="E3D4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D02022"/>
    <w:multiLevelType w:val="multilevel"/>
    <w:tmpl w:val="E0E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15E29"/>
    <w:multiLevelType w:val="multilevel"/>
    <w:tmpl w:val="1184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D758F"/>
    <w:multiLevelType w:val="hybridMultilevel"/>
    <w:tmpl w:val="5DCCE7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77FEE"/>
    <w:multiLevelType w:val="multilevel"/>
    <w:tmpl w:val="518C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03655E"/>
    <w:multiLevelType w:val="hybridMultilevel"/>
    <w:tmpl w:val="E4181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777AB3"/>
    <w:multiLevelType w:val="multilevel"/>
    <w:tmpl w:val="DC50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A5FF7"/>
    <w:multiLevelType w:val="multilevel"/>
    <w:tmpl w:val="AE72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1F076B"/>
    <w:multiLevelType w:val="hybridMultilevel"/>
    <w:tmpl w:val="9D5657D0"/>
    <w:lvl w:ilvl="0" w:tplc="F27054A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E071A"/>
    <w:multiLevelType w:val="multilevel"/>
    <w:tmpl w:val="5D9A3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2F1046"/>
    <w:multiLevelType w:val="multilevel"/>
    <w:tmpl w:val="218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ED64AB"/>
    <w:multiLevelType w:val="multilevel"/>
    <w:tmpl w:val="A46C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281ADB"/>
    <w:multiLevelType w:val="multilevel"/>
    <w:tmpl w:val="065C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397E42"/>
    <w:multiLevelType w:val="multilevel"/>
    <w:tmpl w:val="FA18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B11004"/>
    <w:multiLevelType w:val="multilevel"/>
    <w:tmpl w:val="599E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FE4124"/>
    <w:multiLevelType w:val="multilevel"/>
    <w:tmpl w:val="760A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3573DB"/>
    <w:multiLevelType w:val="multilevel"/>
    <w:tmpl w:val="BCA2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141824"/>
    <w:multiLevelType w:val="hybridMultilevel"/>
    <w:tmpl w:val="9F225708"/>
    <w:lvl w:ilvl="0" w:tplc="92649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337250"/>
    <w:multiLevelType w:val="hybridMultilevel"/>
    <w:tmpl w:val="8F880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ED48A8"/>
    <w:multiLevelType w:val="multilevel"/>
    <w:tmpl w:val="1298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B071AC"/>
    <w:multiLevelType w:val="hybridMultilevel"/>
    <w:tmpl w:val="BC46714A"/>
    <w:lvl w:ilvl="0" w:tplc="38105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53A335E"/>
    <w:multiLevelType w:val="multilevel"/>
    <w:tmpl w:val="DA2C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5E5BD1"/>
    <w:multiLevelType w:val="hybridMultilevel"/>
    <w:tmpl w:val="CAE8B828"/>
    <w:lvl w:ilvl="0" w:tplc="3C446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17437B9"/>
    <w:multiLevelType w:val="multilevel"/>
    <w:tmpl w:val="CC80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EF35D9"/>
    <w:multiLevelType w:val="hybridMultilevel"/>
    <w:tmpl w:val="EF40F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6"/>
  </w:num>
  <w:num w:numId="3">
    <w:abstractNumId w:val="12"/>
  </w:num>
  <w:num w:numId="4">
    <w:abstractNumId w:val="15"/>
  </w:num>
  <w:num w:numId="5">
    <w:abstractNumId w:val="4"/>
  </w:num>
  <w:num w:numId="6">
    <w:abstractNumId w:val="2"/>
  </w:num>
  <w:num w:numId="7">
    <w:abstractNumId w:val="11"/>
  </w:num>
  <w:num w:numId="8">
    <w:abstractNumId w:val="14"/>
  </w:num>
  <w:num w:numId="9">
    <w:abstractNumId w:val="23"/>
  </w:num>
  <w:num w:numId="10">
    <w:abstractNumId w:val="10"/>
  </w:num>
  <w:num w:numId="11">
    <w:abstractNumId w:val="16"/>
  </w:num>
  <w:num w:numId="12">
    <w:abstractNumId w:val="1"/>
  </w:num>
  <w:num w:numId="13">
    <w:abstractNumId w:val="13"/>
  </w:num>
  <w:num w:numId="14">
    <w:abstractNumId w:val="0"/>
  </w:num>
  <w:num w:numId="15">
    <w:abstractNumId w:val="19"/>
  </w:num>
  <w:num w:numId="16">
    <w:abstractNumId w:val="5"/>
  </w:num>
  <w:num w:numId="17">
    <w:abstractNumId w:val="8"/>
  </w:num>
  <w:num w:numId="18">
    <w:abstractNumId w:val="3"/>
  </w:num>
  <w:num w:numId="19">
    <w:abstractNumId w:val="17"/>
  </w:num>
  <w:num w:numId="20">
    <w:abstractNumId w:val="22"/>
  </w:num>
  <w:num w:numId="21">
    <w:abstractNumId w:val="7"/>
  </w:num>
  <w:num w:numId="22">
    <w:abstractNumId w:val="9"/>
  </w:num>
  <w:num w:numId="23">
    <w:abstractNumId w:val="21"/>
  </w:num>
  <w:num w:numId="24">
    <w:abstractNumId w:val="1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E67"/>
    <w:rsid w:val="000128E4"/>
    <w:rsid w:val="00040B39"/>
    <w:rsid w:val="00043899"/>
    <w:rsid w:val="0004648A"/>
    <w:rsid w:val="00047C70"/>
    <w:rsid w:val="00053A89"/>
    <w:rsid w:val="00055495"/>
    <w:rsid w:val="0006325D"/>
    <w:rsid w:val="000718A6"/>
    <w:rsid w:val="00084C7F"/>
    <w:rsid w:val="000956E1"/>
    <w:rsid w:val="000962E7"/>
    <w:rsid w:val="0009661D"/>
    <w:rsid w:val="000A266D"/>
    <w:rsid w:val="000A2B1D"/>
    <w:rsid w:val="000C4061"/>
    <w:rsid w:val="000C5B8A"/>
    <w:rsid w:val="000C7429"/>
    <w:rsid w:val="000D349B"/>
    <w:rsid w:val="000D5631"/>
    <w:rsid w:val="000E3BDE"/>
    <w:rsid w:val="000F13E2"/>
    <w:rsid w:val="00107B05"/>
    <w:rsid w:val="0011476C"/>
    <w:rsid w:val="00116ABD"/>
    <w:rsid w:val="00120128"/>
    <w:rsid w:val="00123090"/>
    <w:rsid w:val="00124B53"/>
    <w:rsid w:val="00125BBA"/>
    <w:rsid w:val="00131DDC"/>
    <w:rsid w:val="001330BA"/>
    <w:rsid w:val="0016024F"/>
    <w:rsid w:val="0016681D"/>
    <w:rsid w:val="001716D9"/>
    <w:rsid w:val="00175372"/>
    <w:rsid w:val="00186438"/>
    <w:rsid w:val="001A0DEC"/>
    <w:rsid w:val="001B04A7"/>
    <w:rsid w:val="001B416E"/>
    <w:rsid w:val="001B6ACA"/>
    <w:rsid w:val="001D7D35"/>
    <w:rsid w:val="001E3D69"/>
    <w:rsid w:val="001E6D1E"/>
    <w:rsid w:val="001F08D4"/>
    <w:rsid w:val="00202625"/>
    <w:rsid w:val="002303A7"/>
    <w:rsid w:val="00242C82"/>
    <w:rsid w:val="002466C3"/>
    <w:rsid w:val="002654BC"/>
    <w:rsid w:val="00280655"/>
    <w:rsid w:val="00281EAC"/>
    <w:rsid w:val="0028422C"/>
    <w:rsid w:val="002868DA"/>
    <w:rsid w:val="00286A7E"/>
    <w:rsid w:val="0029319E"/>
    <w:rsid w:val="002A3AC8"/>
    <w:rsid w:val="002A5EE7"/>
    <w:rsid w:val="002B1941"/>
    <w:rsid w:val="0031117B"/>
    <w:rsid w:val="003120CF"/>
    <w:rsid w:val="00331E59"/>
    <w:rsid w:val="00335BF2"/>
    <w:rsid w:val="00336A99"/>
    <w:rsid w:val="003371DB"/>
    <w:rsid w:val="00340525"/>
    <w:rsid w:val="00343DCF"/>
    <w:rsid w:val="00346DE3"/>
    <w:rsid w:val="00354A13"/>
    <w:rsid w:val="00362770"/>
    <w:rsid w:val="00363523"/>
    <w:rsid w:val="003762F8"/>
    <w:rsid w:val="00392446"/>
    <w:rsid w:val="00394831"/>
    <w:rsid w:val="00394A42"/>
    <w:rsid w:val="003951A5"/>
    <w:rsid w:val="003958F9"/>
    <w:rsid w:val="00397F8E"/>
    <w:rsid w:val="003B611A"/>
    <w:rsid w:val="003C75CD"/>
    <w:rsid w:val="003D120A"/>
    <w:rsid w:val="003D2577"/>
    <w:rsid w:val="003E1D26"/>
    <w:rsid w:val="003E2BE6"/>
    <w:rsid w:val="003F3CEB"/>
    <w:rsid w:val="004023CB"/>
    <w:rsid w:val="00402E78"/>
    <w:rsid w:val="004254BC"/>
    <w:rsid w:val="00427ADD"/>
    <w:rsid w:val="00432015"/>
    <w:rsid w:val="0043735F"/>
    <w:rsid w:val="00442565"/>
    <w:rsid w:val="00444CEF"/>
    <w:rsid w:val="00451E11"/>
    <w:rsid w:val="0045773B"/>
    <w:rsid w:val="00473ED9"/>
    <w:rsid w:val="00484967"/>
    <w:rsid w:val="0049490F"/>
    <w:rsid w:val="004A00ED"/>
    <w:rsid w:val="004A300F"/>
    <w:rsid w:val="004A3048"/>
    <w:rsid w:val="004A5076"/>
    <w:rsid w:val="004B0C0B"/>
    <w:rsid w:val="004C316D"/>
    <w:rsid w:val="004D43C9"/>
    <w:rsid w:val="004E532B"/>
    <w:rsid w:val="004E77AB"/>
    <w:rsid w:val="004F1AF5"/>
    <w:rsid w:val="00531B92"/>
    <w:rsid w:val="00541C31"/>
    <w:rsid w:val="00556872"/>
    <w:rsid w:val="00577B62"/>
    <w:rsid w:val="0058291D"/>
    <w:rsid w:val="00586689"/>
    <w:rsid w:val="005932B3"/>
    <w:rsid w:val="00596E37"/>
    <w:rsid w:val="005B72AB"/>
    <w:rsid w:val="005D2E67"/>
    <w:rsid w:val="005D407E"/>
    <w:rsid w:val="005D6F50"/>
    <w:rsid w:val="005E2957"/>
    <w:rsid w:val="005F4AE1"/>
    <w:rsid w:val="00617BE8"/>
    <w:rsid w:val="00622956"/>
    <w:rsid w:val="0062636A"/>
    <w:rsid w:val="00630EB7"/>
    <w:rsid w:val="006376A2"/>
    <w:rsid w:val="00646AE5"/>
    <w:rsid w:val="0065349D"/>
    <w:rsid w:val="006607F8"/>
    <w:rsid w:val="00665E82"/>
    <w:rsid w:val="00671090"/>
    <w:rsid w:val="006768F3"/>
    <w:rsid w:val="00680DCF"/>
    <w:rsid w:val="00690D66"/>
    <w:rsid w:val="00692D24"/>
    <w:rsid w:val="00695BE0"/>
    <w:rsid w:val="006A384C"/>
    <w:rsid w:val="006B06EB"/>
    <w:rsid w:val="006B0C58"/>
    <w:rsid w:val="006D185A"/>
    <w:rsid w:val="006D2BE8"/>
    <w:rsid w:val="006D6029"/>
    <w:rsid w:val="006E0716"/>
    <w:rsid w:val="006E241F"/>
    <w:rsid w:val="00706489"/>
    <w:rsid w:val="00707139"/>
    <w:rsid w:val="007071D7"/>
    <w:rsid w:val="00713280"/>
    <w:rsid w:val="00716D2D"/>
    <w:rsid w:val="0073600E"/>
    <w:rsid w:val="007433AD"/>
    <w:rsid w:val="00746292"/>
    <w:rsid w:val="00763BBD"/>
    <w:rsid w:val="0077190D"/>
    <w:rsid w:val="00773E5B"/>
    <w:rsid w:val="00775E48"/>
    <w:rsid w:val="007939E8"/>
    <w:rsid w:val="00793F5F"/>
    <w:rsid w:val="00796C0C"/>
    <w:rsid w:val="007A3296"/>
    <w:rsid w:val="007A48DE"/>
    <w:rsid w:val="007B7820"/>
    <w:rsid w:val="007C100D"/>
    <w:rsid w:val="007C14F7"/>
    <w:rsid w:val="007C4076"/>
    <w:rsid w:val="007C4390"/>
    <w:rsid w:val="007C683B"/>
    <w:rsid w:val="007E09C9"/>
    <w:rsid w:val="007E1B7E"/>
    <w:rsid w:val="007F56CA"/>
    <w:rsid w:val="007F7205"/>
    <w:rsid w:val="00800FB4"/>
    <w:rsid w:val="00816D41"/>
    <w:rsid w:val="00826F40"/>
    <w:rsid w:val="00834294"/>
    <w:rsid w:val="00835172"/>
    <w:rsid w:val="00847470"/>
    <w:rsid w:val="008740C5"/>
    <w:rsid w:val="008812C8"/>
    <w:rsid w:val="008827FB"/>
    <w:rsid w:val="00885B1A"/>
    <w:rsid w:val="00885B9D"/>
    <w:rsid w:val="00897A58"/>
    <w:rsid w:val="008A64DB"/>
    <w:rsid w:val="008B64BE"/>
    <w:rsid w:val="008B677F"/>
    <w:rsid w:val="008D2B67"/>
    <w:rsid w:val="008D4E3C"/>
    <w:rsid w:val="008D5565"/>
    <w:rsid w:val="008D65AB"/>
    <w:rsid w:val="008D77A2"/>
    <w:rsid w:val="008E00F4"/>
    <w:rsid w:val="008E4F4E"/>
    <w:rsid w:val="00905895"/>
    <w:rsid w:val="00910D8F"/>
    <w:rsid w:val="009125EF"/>
    <w:rsid w:val="009170D5"/>
    <w:rsid w:val="00917ACD"/>
    <w:rsid w:val="00925F02"/>
    <w:rsid w:val="0092746E"/>
    <w:rsid w:val="0093006B"/>
    <w:rsid w:val="00931D49"/>
    <w:rsid w:val="009351D8"/>
    <w:rsid w:val="00941610"/>
    <w:rsid w:val="00944E98"/>
    <w:rsid w:val="00945493"/>
    <w:rsid w:val="00952516"/>
    <w:rsid w:val="00957695"/>
    <w:rsid w:val="00963B11"/>
    <w:rsid w:val="00964E4E"/>
    <w:rsid w:val="00966321"/>
    <w:rsid w:val="009779F3"/>
    <w:rsid w:val="0098521C"/>
    <w:rsid w:val="009A2B7D"/>
    <w:rsid w:val="009A51BC"/>
    <w:rsid w:val="009A557C"/>
    <w:rsid w:val="009B1CEB"/>
    <w:rsid w:val="009C5B08"/>
    <w:rsid w:val="009D24C4"/>
    <w:rsid w:val="009D5007"/>
    <w:rsid w:val="009D7B38"/>
    <w:rsid w:val="009E360F"/>
    <w:rsid w:val="009E5EE5"/>
    <w:rsid w:val="009F18C8"/>
    <w:rsid w:val="00A003D2"/>
    <w:rsid w:val="00A06C51"/>
    <w:rsid w:val="00A16962"/>
    <w:rsid w:val="00A2077F"/>
    <w:rsid w:val="00A45947"/>
    <w:rsid w:val="00A50E4C"/>
    <w:rsid w:val="00A73484"/>
    <w:rsid w:val="00A84CD2"/>
    <w:rsid w:val="00A92275"/>
    <w:rsid w:val="00A9375C"/>
    <w:rsid w:val="00AB38EB"/>
    <w:rsid w:val="00AB56DE"/>
    <w:rsid w:val="00AC5257"/>
    <w:rsid w:val="00AE2819"/>
    <w:rsid w:val="00AE49C9"/>
    <w:rsid w:val="00AF5DF8"/>
    <w:rsid w:val="00AF6433"/>
    <w:rsid w:val="00B00B09"/>
    <w:rsid w:val="00B044FC"/>
    <w:rsid w:val="00B13B8B"/>
    <w:rsid w:val="00B30BC2"/>
    <w:rsid w:val="00B317BF"/>
    <w:rsid w:val="00B34589"/>
    <w:rsid w:val="00B36F02"/>
    <w:rsid w:val="00B411DE"/>
    <w:rsid w:val="00B46E2C"/>
    <w:rsid w:val="00B47BBF"/>
    <w:rsid w:val="00B50297"/>
    <w:rsid w:val="00B52811"/>
    <w:rsid w:val="00B668E4"/>
    <w:rsid w:val="00B66DE0"/>
    <w:rsid w:val="00B673F4"/>
    <w:rsid w:val="00B70231"/>
    <w:rsid w:val="00B77AB9"/>
    <w:rsid w:val="00B81C94"/>
    <w:rsid w:val="00B86110"/>
    <w:rsid w:val="00B9244D"/>
    <w:rsid w:val="00BA4F9C"/>
    <w:rsid w:val="00BA5158"/>
    <w:rsid w:val="00BB424C"/>
    <w:rsid w:val="00BB4AC5"/>
    <w:rsid w:val="00BC7220"/>
    <w:rsid w:val="00BE77A4"/>
    <w:rsid w:val="00BF14CB"/>
    <w:rsid w:val="00C01F8F"/>
    <w:rsid w:val="00C12E19"/>
    <w:rsid w:val="00C15CB4"/>
    <w:rsid w:val="00C20BDC"/>
    <w:rsid w:val="00C21C25"/>
    <w:rsid w:val="00C5197E"/>
    <w:rsid w:val="00C52DCA"/>
    <w:rsid w:val="00C64C33"/>
    <w:rsid w:val="00C94AA5"/>
    <w:rsid w:val="00CA3936"/>
    <w:rsid w:val="00CC5903"/>
    <w:rsid w:val="00CC7D3C"/>
    <w:rsid w:val="00CF3853"/>
    <w:rsid w:val="00CF7581"/>
    <w:rsid w:val="00D0651C"/>
    <w:rsid w:val="00D11B4D"/>
    <w:rsid w:val="00D12036"/>
    <w:rsid w:val="00D25391"/>
    <w:rsid w:val="00D36DFE"/>
    <w:rsid w:val="00D54C08"/>
    <w:rsid w:val="00D57485"/>
    <w:rsid w:val="00D7285D"/>
    <w:rsid w:val="00D7455D"/>
    <w:rsid w:val="00D77D6F"/>
    <w:rsid w:val="00D91E09"/>
    <w:rsid w:val="00D91FF1"/>
    <w:rsid w:val="00D945EF"/>
    <w:rsid w:val="00D950CF"/>
    <w:rsid w:val="00D956FE"/>
    <w:rsid w:val="00DA6D04"/>
    <w:rsid w:val="00DB5172"/>
    <w:rsid w:val="00DC0F4F"/>
    <w:rsid w:val="00DD52D0"/>
    <w:rsid w:val="00DE7013"/>
    <w:rsid w:val="00DF5DA3"/>
    <w:rsid w:val="00E04051"/>
    <w:rsid w:val="00E24762"/>
    <w:rsid w:val="00E2627C"/>
    <w:rsid w:val="00E4458D"/>
    <w:rsid w:val="00E46EC5"/>
    <w:rsid w:val="00E550A0"/>
    <w:rsid w:val="00E7610A"/>
    <w:rsid w:val="00E816E9"/>
    <w:rsid w:val="00E831E5"/>
    <w:rsid w:val="00E8548C"/>
    <w:rsid w:val="00E85F0D"/>
    <w:rsid w:val="00E94E02"/>
    <w:rsid w:val="00EA0761"/>
    <w:rsid w:val="00EA5B1A"/>
    <w:rsid w:val="00EB401D"/>
    <w:rsid w:val="00ED2F7B"/>
    <w:rsid w:val="00ED7CA8"/>
    <w:rsid w:val="00EF609D"/>
    <w:rsid w:val="00F077C1"/>
    <w:rsid w:val="00F10D6E"/>
    <w:rsid w:val="00F11104"/>
    <w:rsid w:val="00F141E2"/>
    <w:rsid w:val="00F2369F"/>
    <w:rsid w:val="00F453F5"/>
    <w:rsid w:val="00F600EB"/>
    <w:rsid w:val="00F674E8"/>
    <w:rsid w:val="00F77986"/>
    <w:rsid w:val="00F81312"/>
    <w:rsid w:val="00FA0702"/>
    <w:rsid w:val="00FA2902"/>
    <w:rsid w:val="00FA4BBA"/>
    <w:rsid w:val="00FA6B8B"/>
    <w:rsid w:val="00FB0EB0"/>
    <w:rsid w:val="00FD0781"/>
    <w:rsid w:val="00FD7CAA"/>
    <w:rsid w:val="00FF2CC9"/>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94DD9"/>
  <w15:chartTrackingRefBased/>
  <w15:docId w15:val="{9116E559-85DB-4BAD-80A6-94393374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47"/>
  </w:style>
  <w:style w:type="paragraph" w:styleId="Heading1">
    <w:name w:val="heading 1"/>
    <w:basedOn w:val="Normal"/>
    <w:next w:val="Normal"/>
    <w:link w:val="Heading1Char"/>
    <w:uiPriority w:val="9"/>
    <w:qFormat/>
    <w:rsid w:val="00A45947"/>
    <w:pPr>
      <w:keepNext/>
      <w:keepLines/>
      <w:spacing w:before="320" w:after="0" w:line="240" w:lineRule="auto"/>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A4594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45947"/>
    <w:pPr>
      <w:keepNext/>
      <w:keepLines/>
      <w:spacing w:before="40" w:after="0" w:line="240" w:lineRule="auto"/>
      <w:outlineLvl w:val="2"/>
    </w:pPr>
    <w:rPr>
      <w:rFonts w:asciiTheme="majorHAnsi" w:eastAsiaTheme="majorEastAsia" w:hAnsiTheme="majorHAnsi" w:cstheme="majorBidi"/>
      <w:color w:val="454551" w:themeColor="text2"/>
      <w:sz w:val="24"/>
      <w:szCs w:val="24"/>
    </w:rPr>
  </w:style>
  <w:style w:type="paragraph" w:styleId="Heading4">
    <w:name w:val="heading 4"/>
    <w:basedOn w:val="Normal"/>
    <w:next w:val="Normal"/>
    <w:link w:val="Heading4Char"/>
    <w:uiPriority w:val="9"/>
    <w:semiHidden/>
    <w:unhideWhenUsed/>
    <w:qFormat/>
    <w:rsid w:val="00A4594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45947"/>
    <w:pPr>
      <w:keepNext/>
      <w:keepLines/>
      <w:spacing w:before="40" w:after="0"/>
      <w:outlineLvl w:val="4"/>
    </w:pPr>
    <w:rPr>
      <w:rFonts w:asciiTheme="majorHAnsi" w:eastAsiaTheme="majorEastAsia" w:hAnsiTheme="majorHAnsi" w:cstheme="majorBidi"/>
      <w:color w:val="454551" w:themeColor="text2"/>
      <w:sz w:val="22"/>
      <w:szCs w:val="22"/>
    </w:rPr>
  </w:style>
  <w:style w:type="paragraph" w:styleId="Heading6">
    <w:name w:val="heading 6"/>
    <w:basedOn w:val="Normal"/>
    <w:next w:val="Normal"/>
    <w:link w:val="Heading6Char"/>
    <w:uiPriority w:val="9"/>
    <w:semiHidden/>
    <w:unhideWhenUsed/>
    <w:qFormat/>
    <w:rsid w:val="00A45947"/>
    <w:pPr>
      <w:keepNext/>
      <w:keepLines/>
      <w:spacing w:before="40" w:after="0"/>
      <w:outlineLvl w:val="5"/>
    </w:pPr>
    <w:rPr>
      <w:rFonts w:asciiTheme="majorHAnsi" w:eastAsiaTheme="majorEastAsia" w:hAnsiTheme="majorHAnsi" w:cstheme="majorBidi"/>
      <w:i/>
      <w:iCs/>
      <w:color w:val="454551" w:themeColor="text2"/>
      <w:sz w:val="21"/>
      <w:szCs w:val="21"/>
    </w:rPr>
  </w:style>
  <w:style w:type="paragraph" w:styleId="Heading7">
    <w:name w:val="heading 7"/>
    <w:basedOn w:val="Normal"/>
    <w:next w:val="Normal"/>
    <w:link w:val="Heading7Char"/>
    <w:uiPriority w:val="9"/>
    <w:semiHidden/>
    <w:unhideWhenUsed/>
    <w:qFormat/>
    <w:rsid w:val="00A45947"/>
    <w:pPr>
      <w:keepNext/>
      <w:keepLines/>
      <w:spacing w:before="40" w:after="0"/>
      <w:outlineLvl w:val="6"/>
    </w:pPr>
    <w:rPr>
      <w:rFonts w:asciiTheme="majorHAnsi" w:eastAsiaTheme="majorEastAsia" w:hAnsiTheme="majorHAnsi" w:cstheme="majorBidi"/>
      <w:i/>
      <w:iCs/>
      <w:color w:val="781049" w:themeColor="accent1" w:themeShade="80"/>
      <w:sz w:val="21"/>
      <w:szCs w:val="21"/>
    </w:rPr>
  </w:style>
  <w:style w:type="paragraph" w:styleId="Heading8">
    <w:name w:val="heading 8"/>
    <w:basedOn w:val="Normal"/>
    <w:next w:val="Normal"/>
    <w:link w:val="Heading8Char"/>
    <w:uiPriority w:val="9"/>
    <w:semiHidden/>
    <w:unhideWhenUsed/>
    <w:qFormat/>
    <w:rsid w:val="00A45947"/>
    <w:pPr>
      <w:keepNext/>
      <w:keepLines/>
      <w:spacing w:before="40" w:after="0"/>
      <w:outlineLvl w:val="7"/>
    </w:pPr>
    <w:rPr>
      <w:rFonts w:asciiTheme="majorHAnsi" w:eastAsiaTheme="majorEastAsia" w:hAnsiTheme="majorHAnsi" w:cstheme="majorBidi"/>
      <w:b/>
      <w:bCs/>
      <w:color w:val="454551" w:themeColor="text2"/>
    </w:rPr>
  </w:style>
  <w:style w:type="paragraph" w:styleId="Heading9">
    <w:name w:val="heading 9"/>
    <w:basedOn w:val="Normal"/>
    <w:next w:val="Normal"/>
    <w:link w:val="Heading9Char"/>
    <w:uiPriority w:val="9"/>
    <w:semiHidden/>
    <w:unhideWhenUsed/>
    <w:qFormat/>
    <w:rsid w:val="00A45947"/>
    <w:pPr>
      <w:keepNext/>
      <w:keepLines/>
      <w:spacing w:before="40" w:after="0"/>
      <w:outlineLvl w:val="8"/>
    </w:pPr>
    <w:rPr>
      <w:rFonts w:asciiTheme="majorHAnsi" w:eastAsiaTheme="majorEastAsia" w:hAnsiTheme="majorHAnsi" w:cstheme="majorBidi"/>
      <w:b/>
      <w:bCs/>
      <w:i/>
      <w:iCs/>
      <w:color w:val="4545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292"/>
    <w:pPr>
      <w:ind w:left="720"/>
      <w:contextualSpacing/>
    </w:pPr>
  </w:style>
  <w:style w:type="character" w:styleId="Hyperlink">
    <w:name w:val="Hyperlink"/>
    <w:basedOn w:val="DefaultParagraphFont"/>
    <w:uiPriority w:val="99"/>
    <w:unhideWhenUsed/>
    <w:rsid w:val="003B611A"/>
    <w:rPr>
      <w:color w:val="0000FF"/>
      <w:u w:val="single"/>
    </w:rPr>
  </w:style>
  <w:style w:type="paragraph" w:customStyle="1" w:styleId="rc-formpartsquestionquestionnumber">
    <w:name w:val="rc-formpartsquestion__questionnumber"/>
    <w:basedOn w:val="Normal"/>
    <w:rsid w:val="002842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28422C"/>
  </w:style>
  <w:style w:type="paragraph" w:styleId="NormalWeb">
    <w:name w:val="Normal (Web)"/>
    <w:basedOn w:val="Normal"/>
    <w:uiPriority w:val="99"/>
    <w:semiHidden/>
    <w:unhideWhenUsed/>
    <w:rsid w:val="002842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lex1mv0w51">
    <w:name w:val="flex1_mv0w51"/>
    <w:basedOn w:val="DefaultParagraphFont"/>
    <w:rsid w:val="0028422C"/>
  </w:style>
  <w:style w:type="character" w:customStyle="1" w:styleId="centercontenthenpwy-oo-childcontainer1dy709p">
    <w:name w:val="centercontent_henpwy-o_o-childcontainer_1dy709p"/>
    <w:basedOn w:val="DefaultParagraphFont"/>
    <w:rsid w:val="0028422C"/>
  </w:style>
  <w:style w:type="character" w:customStyle="1" w:styleId="Heading2Char">
    <w:name w:val="Heading 2 Char"/>
    <w:basedOn w:val="DefaultParagraphFont"/>
    <w:link w:val="Heading2"/>
    <w:uiPriority w:val="9"/>
    <w:rsid w:val="00A45947"/>
    <w:rPr>
      <w:rFonts w:asciiTheme="majorHAnsi" w:eastAsiaTheme="majorEastAsia" w:hAnsiTheme="majorHAnsi" w:cstheme="majorBidi"/>
      <w:color w:val="404040" w:themeColor="text1" w:themeTint="BF"/>
      <w:sz w:val="28"/>
      <w:szCs w:val="28"/>
    </w:rPr>
  </w:style>
  <w:style w:type="character" w:styleId="Emphasis">
    <w:name w:val="Emphasis"/>
    <w:basedOn w:val="DefaultParagraphFont"/>
    <w:uiPriority w:val="20"/>
    <w:qFormat/>
    <w:rsid w:val="00A45947"/>
    <w:rPr>
      <w:i/>
      <w:iCs/>
    </w:rPr>
  </w:style>
  <w:style w:type="paragraph" w:customStyle="1" w:styleId="p">
    <w:name w:val="p"/>
    <w:basedOn w:val="Normal"/>
    <w:rsid w:val="000D34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21C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8D65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1beyr46-oo-weightbolduvlhiv-oo-bold1byw3y2">
    <w:name w:val="label_1beyr46-o_o-weightbold_uvlhiv-o_o-bold_1byw3y2"/>
    <w:basedOn w:val="DefaultParagraphFont"/>
    <w:rsid w:val="008D65AB"/>
  </w:style>
  <w:style w:type="character" w:customStyle="1" w:styleId="iconcontainerghxpt6">
    <w:name w:val="iconcontainer_ghxpt6"/>
    <w:basedOn w:val="DefaultParagraphFont"/>
    <w:rsid w:val="008D65AB"/>
  </w:style>
  <w:style w:type="character" w:customStyle="1" w:styleId="pill56iw91">
    <w:name w:val="pill_56iw91"/>
    <w:basedOn w:val="DefaultParagraphFont"/>
    <w:rsid w:val="008D65AB"/>
  </w:style>
  <w:style w:type="character" w:customStyle="1" w:styleId="centercontenthenpwy">
    <w:name w:val="centercontent_henpwy"/>
    <w:basedOn w:val="DefaultParagraphFont"/>
    <w:rsid w:val="008D65AB"/>
  </w:style>
  <w:style w:type="character" w:customStyle="1" w:styleId="ellipsis1hn6air">
    <w:name w:val="ellipsis_1hn6air"/>
    <w:basedOn w:val="DefaultParagraphFont"/>
    <w:rsid w:val="008D65AB"/>
  </w:style>
  <w:style w:type="character" w:styleId="Strong">
    <w:name w:val="Strong"/>
    <w:basedOn w:val="DefaultParagraphFont"/>
    <w:uiPriority w:val="22"/>
    <w:qFormat/>
    <w:rsid w:val="00A45947"/>
    <w:rPr>
      <w:b/>
      <w:bCs/>
    </w:rPr>
  </w:style>
  <w:style w:type="character" w:customStyle="1" w:styleId="Heading1Char">
    <w:name w:val="Heading 1 Char"/>
    <w:basedOn w:val="DefaultParagraphFont"/>
    <w:link w:val="Heading1"/>
    <w:uiPriority w:val="9"/>
    <w:rsid w:val="00A45947"/>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semiHidden/>
    <w:rsid w:val="00A45947"/>
    <w:rPr>
      <w:rFonts w:asciiTheme="majorHAnsi" w:eastAsiaTheme="majorEastAsia" w:hAnsiTheme="majorHAnsi" w:cstheme="majorBidi"/>
      <w:color w:val="454551" w:themeColor="text2"/>
      <w:sz w:val="24"/>
      <w:szCs w:val="24"/>
    </w:rPr>
  </w:style>
  <w:style w:type="character" w:customStyle="1" w:styleId="Heading4Char">
    <w:name w:val="Heading 4 Char"/>
    <w:basedOn w:val="DefaultParagraphFont"/>
    <w:link w:val="Heading4"/>
    <w:uiPriority w:val="9"/>
    <w:semiHidden/>
    <w:rsid w:val="00A4594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45947"/>
    <w:rPr>
      <w:rFonts w:asciiTheme="majorHAnsi" w:eastAsiaTheme="majorEastAsia" w:hAnsiTheme="majorHAnsi" w:cstheme="majorBidi"/>
      <w:color w:val="454551" w:themeColor="text2"/>
      <w:sz w:val="22"/>
      <w:szCs w:val="22"/>
    </w:rPr>
  </w:style>
  <w:style w:type="character" w:customStyle="1" w:styleId="Heading6Char">
    <w:name w:val="Heading 6 Char"/>
    <w:basedOn w:val="DefaultParagraphFont"/>
    <w:link w:val="Heading6"/>
    <w:uiPriority w:val="9"/>
    <w:semiHidden/>
    <w:rsid w:val="00A45947"/>
    <w:rPr>
      <w:rFonts w:asciiTheme="majorHAnsi" w:eastAsiaTheme="majorEastAsia" w:hAnsiTheme="majorHAnsi" w:cstheme="majorBidi"/>
      <w:i/>
      <w:iCs/>
      <w:color w:val="454551" w:themeColor="text2"/>
      <w:sz w:val="21"/>
      <w:szCs w:val="21"/>
    </w:rPr>
  </w:style>
  <w:style w:type="character" w:customStyle="1" w:styleId="Heading7Char">
    <w:name w:val="Heading 7 Char"/>
    <w:basedOn w:val="DefaultParagraphFont"/>
    <w:link w:val="Heading7"/>
    <w:uiPriority w:val="9"/>
    <w:semiHidden/>
    <w:rsid w:val="00A45947"/>
    <w:rPr>
      <w:rFonts w:asciiTheme="majorHAnsi" w:eastAsiaTheme="majorEastAsia" w:hAnsiTheme="majorHAnsi" w:cstheme="majorBidi"/>
      <w:i/>
      <w:iCs/>
      <w:color w:val="781049" w:themeColor="accent1" w:themeShade="80"/>
      <w:sz w:val="21"/>
      <w:szCs w:val="21"/>
    </w:rPr>
  </w:style>
  <w:style w:type="character" w:customStyle="1" w:styleId="Heading8Char">
    <w:name w:val="Heading 8 Char"/>
    <w:basedOn w:val="DefaultParagraphFont"/>
    <w:link w:val="Heading8"/>
    <w:uiPriority w:val="9"/>
    <w:semiHidden/>
    <w:rsid w:val="00A45947"/>
    <w:rPr>
      <w:rFonts w:asciiTheme="majorHAnsi" w:eastAsiaTheme="majorEastAsia" w:hAnsiTheme="majorHAnsi" w:cstheme="majorBidi"/>
      <w:b/>
      <w:bCs/>
      <w:color w:val="454551" w:themeColor="text2"/>
    </w:rPr>
  </w:style>
  <w:style w:type="character" w:customStyle="1" w:styleId="Heading9Char">
    <w:name w:val="Heading 9 Char"/>
    <w:basedOn w:val="DefaultParagraphFont"/>
    <w:link w:val="Heading9"/>
    <w:uiPriority w:val="9"/>
    <w:semiHidden/>
    <w:rsid w:val="00A45947"/>
    <w:rPr>
      <w:rFonts w:asciiTheme="majorHAnsi" w:eastAsiaTheme="majorEastAsia" w:hAnsiTheme="majorHAnsi" w:cstheme="majorBidi"/>
      <w:b/>
      <w:bCs/>
      <w:i/>
      <w:iCs/>
      <w:color w:val="454551" w:themeColor="text2"/>
    </w:rPr>
  </w:style>
  <w:style w:type="paragraph" w:styleId="Caption">
    <w:name w:val="caption"/>
    <w:basedOn w:val="Normal"/>
    <w:next w:val="Normal"/>
    <w:uiPriority w:val="35"/>
    <w:semiHidden/>
    <w:unhideWhenUsed/>
    <w:qFormat/>
    <w:rsid w:val="00A4594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45947"/>
    <w:pPr>
      <w:spacing w:after="0" w:line="240" w:lineRule="auto"/>
      <w:contextualSpacing/>
    </w:pPr>
    <w:rPr>
      <w:rFonts w:asciiTheme="majorHAnsi" w:eastAsiaTheme="majorEastAsia" w:hAnsiTheme="majorHAnsi" w:cstheme="majorBidi"/>
      <w:color w:val="E32D91" w:themeColor="accent1"/>
      <w:spacing w:val="-10"/>
      <w:sz w:val="56"/>
      <w:szCs w:val="56"/>
    </w:rPr>
  </w:style>
  <w:style w:type="character" w:customStyle="1" w:styleId="TitleChar">
    <w:name w:val="Title Char"/>
    <w:basedOn w:val="DefaultParagraphFont"/>
    <w:link w:val="Title"/>
    <w:uiPriority w:val="10"/>
    <w:rsid w:val="00A45947"/>
    <w:rPr>
      <w:rFonts w:asciiTheme="majorHAnsi" w:eastAsiaTheme="majorEastAsia" w:hAnsiTheme="majorHAnsi" w:cstheme="majorBidi"/>
      <w:color w:val="E32D91" w:themeColor="accent1"/>
      <w:spacing w:val="-10"/>
      <w:sz w:val="56"/>
      <w:szCs w:val="56"/>
    </w:rPr>
  </w:style>
  <w:style w:type="paragraph" w:styleId="Subtitle">
    <w:name w:val="Subtitle"/>
    <w:basedOn w:val="Normal"/>
    <w:next w:val="Normal"/>
    <w:link w:val="SubtitleChar"/>
    <w:uiPriority w:val="11"/>
    <w:qFormat/>
    <w:rsid w:val="00A4594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45947"/>
    <w:rPr>
      <w:rFonts w:asciiTheme="majorHAnsi" w:eastAsiaTheme="majorEastAsia" w:hAnsiTheme="majorHAnsi" w:cstheme="majorBidi"/>
      <w:sz w:val="24"/>
      <w:szCs w:val="24"/>
    </w:rPr>
  </w:style>
  <w:style w:type="paragraph" w:styleId="NoSpacing">
    <w:name w:val="No Spacing"/>
    <w:uiPriority w:val="1"/>
    <w:qFormat/>
    <w:rsid w:val="00A45947"/>
    <w:pPr>
      <w:spacing w:after="0" w:line="240" w:lineRule="auto"/>
    </w:pPr>
  </w:style>
  <w:style w:type="paragraph" w:styleId="Quote">
    <w:name w:val="Quote"/>
    <w:basedOn w:val="Normal"/>
    <w:next w:val="Normal"/>
    <w:link w:val="QuoteChar"/>
    <w:uiPriority w:val="29"/>
    <w:qFormat/>
    <w:rsid w:val="00A4594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45947"/>
    <w:rPr>
      <w:i/>
      <w:iCs/>
      <w:color w:val="404040" w:themeColor="text1" w:themeTint="BF"/>
    </w:rPr>
  </w:style>
  <w:style w:type="paragraph" w:styleId="IntenseQuote">
    <w:name w:val="Intense Quote"/>
    <w:basedOn w:val="Normal"/>
    <w:next w:val="Normal"/>
    <w:link w:val="IntenseQuoteChar"/>
    <w:uiPriority w:val="30"/>
    <w:qFormat/>
    <w:rsid w:val="00A45947"/>
    <w:pPr>
      <w:pBdr>
        <w:left w:val="single" w:sz="18" w:space="12" w:color="E32D91" w:themeColor="accent1"/>
      </w:pBdr>
      <w:spacing w:before="100" w:beforeAutospacing="1" w:line="300" w:lineRule="auto"/>
      <w:ind w:left="1224" w:right="1224"/>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A45947"/>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A45947"/>
    <w:rPr>
      <w:i/>
      <w:iCs/>
      <w:color w:val="404040" w:themeColor="text1" w:themeTint="BF"/>
    </w:rPr>
  </w:style>
  <w:style w:type="character" w:styleId="IntenseEmphasis">
    <w:name w:val="Intense Emphasis"/>
    <w:basedOn w:val="DefaultParagraphFont"/>
    <w:uiPriority w:val="21"/>
    <w:qFormat/>
    <w:rsid w:val="00A45947"/>
    <w:rPr>
      <w:b/>
      <w:bCs/>
      <w:i/>
      <w:iCs/>
    </w:rPr>
  </w:style>
  <w:style w:type="character" w:styleId="SubtleReference">
    <w:name w:val="Subtle Reference"/>
    <w:basedOn w:val="DefaultParagraphFont"/>
    <w:uiPriority w:val="31"/>
    <w:qFormat/>
    <w:rsid w:val="00A4594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45947"/>
    <w:rPr>
      <w:b/>
      <w:bCs/>
      <w:smallCaps/>
      <w:spacing w:val="5"/>
      <w:u w:val="single"/>
    </w:rPr>
  </w:style>
  <w:style w:type="character" w:styleId="BookTitle">
    <w:name w:val="Book Title"/>
    <w:basedOn w:val="DefaultParagraphFont"/>
    <w:uiPriority w:val="33"/>
    <w:qFormat/>
    <w:rsid w:val="00A45947"/>
    <w:rPr>
      <w:b/>
      <w:bCs/>
      <w:smallCaps/>
    </w:rPr>
  </w:style>
  <w:style w:type="paragraph" w:styleId="TOCHeading">
    <w:name w:val="TOC Heading"/>
    <w:basedOn w:val="Heading1"/>
    <w:next w:val="Normal"/>
    <w:uiPriority w:val="39"/>
    <w:semiHidden/>
    <w:unhideWhenUsed/>
    <w:qFormat/>
    <w:rsid w:val="00A45947"/>
    <w:pPr>
      <w:outlineLvl w:val="9"/>
    </w:pPr>
  </w:style>
  <w:style w:type="character" w:styleId="UnresolvedMention">
    <w:name w:val="Unresolved Mention"/>
    <w:basedOn w:val="DefaultParagraphFont"/>
    <w:uiPriority w:val="99"/>
    <w:semiHidden/>
    <w:unhideWhenUsed/>
    <w:rsid w:val="00055495"/>
    <w:rPr>
      <w:color w:val="605E5C"/>
      <w:shd w:val="clear" w:color="auto" w:fill="E1DFDD"/>
    </w:rPr>
  </w:style>
  <w:style w:type="character" w:customStyle="1" w:styleId="first-purchase-offer-banner-bold">
    <w:name w:val="first-purchase-offer-banner-bold"/>
    <w:basedOn w:val="DefaultParagraphFont"/>
    <w:rsid w:val="00CC5903"/>
  </w:style>
  <w:style w:type="character" w:customStyle="1" w:styleId="sr">
    <w:name w:val="sr"/>
    <w:basedOn w:val="DefaultParagraphFont"/>
    <w:rsid w:val="00CC5903"/>
  </w:style>
  <w:style w:type="character" w:customStyle="1" w:styleId="price">
    <w:name w:val="price"/>
    <w:basedOn w:val="DefaultParagraphFont"/>
    <w:rsid w:val="00CC5903"/>
  </w:style>
  <w:style w:type="character" w:styleId="FollowedHyperlink">
    <w:name w:val="FollowedHyperlink"/>
    <w:basedOn w:val="DefaultParagraphFont"/>
    <w:uiPriority w:val="99"/>
    <w:semiHidden/>
    <w:unhideWhenUsed/>
    <w:rsid w:val="00952516"/>
    <w:rPr>
      <w:color w:val="8C8C8C" w:themeColor="followedHyperlink"/>
      <w:u w:val="single"/>
    </w:rPr>
  </w:style>
  <w:style w:type="character" w:styleId="HTMLCode">
    <w:name w:val="HTML Code"/>
    <w:basedOn w:val="DefaultParagraphFont"/>
    <w:uiPriority w:val="99"/>
    <w:semiHidden/>
    <w:unhideWhenUsed/>
    <w:rsid w:val="00A84CD2"/>
    <w:rPr>
      <w:rFonts w:ascii="Courier New" w:eastAsia="Times New Roman" w:hAnsi="Courier New" w:cs="Courier New"/>
      <w:sz w:val="20"/>
      <w:szCs w:val="20"/>
    </w:rPr>
  </w:style>
  <w:style w:type="character" w:customStyle="1" w:styleId="bookmark-text">
    <w:name w:val="bookmark-text"/>
    <w:basedOn w:val="DefaultParagraphFont"/>
    <w:rsid w:val="00DF5DA3"/>
  </w:style>
  <w:style w:type="table" w:styleId="TableGrid">
    <w:name w:val="Table Grid"/>
    <w:basedOn w:val="TableNormal"/>
    <w:uiPriority w:val="39"/>
    <w:rsid w:val="003D2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12785">
      <w:bodyDiv w:val="1"/>
      <w:marLeft w:val="0"/>
      <w:marRight w:val="0"/>
      <w:marTop w:val="0"/>
      <w:marBottom w:val="0"/>
      <w:divBdr>
        <w:top w:val="none" w:sz="0" w:space="0" w:color="auto"/>
        <w:left w:val="none" w:sz="0" w:space="0" w:color="auto"/>
        <w:bottom w:val="none" w:sz="0" w:space="0" w:color="auto"/>
        <w:right w:val="none" w:sz="0" w:space="0" w:color="auto"/>
      </w:divBdr>
      <w:divsChild>
        <w:div w:id="64229582">
          <w:marLeft w:val="0"/>
          <w:marRight w:val="0"/>
          <w:marTop w:val="0"/>
          <w:marBottom w:val="990"/>
          <w:divBdr>
            <w:top w:val="none" w:sz="0" w:space="0" w:color="auto"/>
            <w:left w:val="none" w:sz="0" w:space="0" w:color="auto"/>
            <w:bottom w:val="none" w:sz="0" w:space="0" w:color="auto"/>
            <w:right w:val="none" w:sz="0" w:space="0" w:color="auto"/>
          </w:divBdr>
          <w:divsChild>
            <w:div w:id="980381494">
              <w:marLeft w:val="0"/>
              <w:marRight w:val="0"/>
              <w:marTop w:val="0"/>
              <w:marBottom w:val="0"/>
              <w:divBdr>
                <w:top w:val="none" w:sz="0" w:space="0" w:color="auto"/>
                <w:left w:val="none" w:sz="0" w:space="0" w:color="auto"/>
                <w:bottom w:val="none" w:sz="0" w:space="0" w:color="auto"/>
                <w:right w:val="none" w:sz="0" w:space="0" w:color="auto"/>
              </w:divBdr>
              <w:divsChild>
                <w:div w:id="1711488071">
                  <w:marLeft w:val="0"/>
                  <w:marRight w:val="0"/>
                  <w:marTop w:val="0"/>
                  <w:marBottom w:val="0"/>
                  <w:divBdr>
                    <w:top w:val="none" w:sz="0" w:space="0" w:color="auto"/>
                    <w:left w:val="none" w:sz="0" w:space="0" w:color="auto"/>
                    <w:bottom w:val="none" w:sz="0" w:space="0" w:color="auto"/>
                    <w:right w:val="none" w:sz="0" w:space="0" w:color="auto"/>
                  </w:divBdr>
                  <w:divsChild>
                    <w:div w:id="1227454455">
                      <w:marLeft w:val="0"/>
                      <w:marRight w:val="0"/>
                      <w:marTop w:val="0"/>
                      <w:marBottom w:val="0"/>
                      <w:divBdr>
                        <w:top w:val="none" w:sz="0" w:space="0" w:color="auto"/>
                        <w:left w:val="none" w:sz="0" w:space="0" w:color="auto"/>
                        <w:bottom w:val="none" w:sz="0" w:space="0" w:color="auto"/>
                        <w:right w:val="none" w:sz="0" w:space="0" w:color="auto"/>
                      </w:divBdr>
                      <w:divsChild>
                        <w:div w:id="8059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911">
                  <w:marLeft w:val="0"/>
                  <w:marRight w:val="0"/>
                  <w:marTop w:val="0"/>
                  <w:marBottom w:val="0"/>
                  <w:divBdr>
                    <w:top w:val="none" w:sz="0" w:space="0" w:color="auto"/>
                    <w:left w:val="none" w:sz="0" w:space="0" w:color="auto"/>
                    <w:bottom w:val="none" w:sz="0" w:space="0" w:color="auto"/>
                    <w:right w:val="none" w:sz="0" w:space="0" w:color="auto"/>
                  </w:divBdr>
                  <w:divsChild>
                    <w:div w:id="722631937">
                      <w:marLeft w:val="0"/>
                      <w:marRight w:val="0"/>
                      <w:marTop w:val="0"/>
                      <w:marBottom w:val="0"/>
                      <w:divBdr>
                        <w:top w:val="none" w:sz="0" w:space="0" w:color="auto"/>
                        <w:left w:val="none" w:sz="0" w:space="0" w:color="auto"/>
                        <w:bottom w:val="none" w:sz="0" w:space="0" w:color="auto"/>
                        <w:right w:val="none" w:sz="0" w:space="0" w:color="auto"/>
                      </w:divBdr>
                      <w:divsChild>
                        <w:div w:id="1841113095">
                          <w:marLeft w:val="0"/>
                          <w:marRight w:val="0"/>
                          <w:marTop w:val="0"/>
                          <w:marBottom w:val="0"/>
                          <w:divBdr>
                            <w:top w:val="none" w:sz="0" w:space="0" w:color="auto"/>
                            <w:left w:val="none" w:sz="0" w:space="0" w:color="auto"/>
                            <w:bottom w:val="none" w:sz="0" w:space="0" w:color="auto"/>
                            <w:right w:val="none" w:sz="0" w:space="0" w:color="auto"/>
                          </w:divBdr>
                          <w:divsChild>
                            <w:div w:id="775825814">
                              <w:marLeft w:val="0"/>
                              <w:marRight w:val="0"/>
                              <w:marTop w:val="150"/>
                              <w:marBottom w:val="0"/>
                              <w:divBdr>
                                <w:top w:val="none" w:sz="0" w:space="0" w:color="auto"/>
                                <w:left w:val="none" w:sz="0" w:space="0" w:color="auto"/>
                                <w:bottom w:val="none" w:sz="0" w:space="0" w:color="auto"/>
                                <w:right w:val="none" w:sz="0" w:space="0" w:color="auto"/>
                              </w:divBdr>
                              <w:divsChild>
                                <w:div w:id="1282955815">
                                  <w:marLeft w:val="0"/>
                                  <w:marRight w:val="0"/>
                                  <w:marTop w:val="0"/>
                                  <w:marBottom w:val="0"/>
                                  <w:divBdr>
                                    <w:top w:val="none" w:sz="0" w:space="0" w:color="auto"/>
                                    <w:left w:val="none" w:sz="0" w:space="0" w:color="auto"/>
                                    <w:bottom w:val="none" w:sz="0" w:space="0" w:color="auto"/>
                                    <w:right w:val="none" w:sz="0" w:space="0" w:color="auto"/>
                                  </w:divBdr>
                                  <w:divsChild>
                                    <w:div w:id="84422751">
                                      <w:marLeft w:val="0"/>
                                      <w:marRight w:val="0"/>
                                      <w:marTop w:val="15"/>
                                      <w:marBottom w:val="240"/>
                                      <w:divBdr>
                                        <w:top w:val="none" w:sz="0" w:space="0" w:color="auto"/>
                                        <w:left w:val="none" w:sz="0" w:space="0" w:color="auto"/>
                                        <w:bottom w:val="none" w:sz="0" w:space="0" w:color="auto"/>
                                        <w:right w:val="none" w:sz="0" w:space="0" w:color="auto"/>
                                      </w:divBdr>
                                      <w:divsChild>
                                        <w:div w:id="679891750">
                                          <w:marLeft w:val="0"/>
                                          <w:marRight w:val="0"/>
                                          <w:marTop w:val="0"/>
                                          <w:marBottom w:val="0"/>
                                          <w:divBdr>
                                            <w:top w:val="none" w:sz="0" w:space="0" w:color="auto"/>
                                            <w:left w:val="none" w:sz="0" w:space="0" w:color="auto"/>
                                            <w:bottom w:val="none" w:sz="0" w:space="0" w:color="auto"/>
                                            <w:right w:val="none" w:sz="0" w:space="0" w:color="auto"/>
                                          </w:divBdr>
                                          <w:divsChild>
                                            <w:div w:id="21370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644780">
                              <w:marLeft w:val="0"/>
                              <w:marRight w:val="0"/>
                              <w:marTop w:val="150"/>
                              <w:marBottom w:val="0"/>
                              <w:divBdr>
                                <w:top w:val="none" w:sz="0" w:space="0" w:color="auto"/>
                                <w:left w:val="none" w:sz="0" w:space="0" w:color="auto"/>
                                <w:bottom w:val="none" w:sz="0" w:space="0" w:color="auto"/>
                                <w:right w:val="none" w:sz="0" w:space="0" w:color="auto"/>
                              </w:divBdr>
                              <w:divsChild>
                                <w:div w:id="1786996090">
                                  <w:marLeft w:val="0"/>
                                  <w:marRight w:val="0"/>
                                  <w:marTop w:val="0"/>
                                  <w:marBottom w:val="0"/>
                                  <w:divBdr>
                                    <w:top w:val="none" w:sz="0" w:space="0" w:color="auto"/>
                                    <w:left w:val="none" w:sz="0" w:space="0" w:color="auto"/>
                                    <w:bottom w:val="none" w:sz="0" w:space="0" w:color="auto"/>
                                    <w:right w:val="none" w:sz="0" w:space="0" w:color="auto"/>
                                  </w:divBdr>
                                  <w:divsChild>
                                    <w:div w:id="2025092290">
                                      <w:marLeft w:val="0"/>
                                      <w:marRight w:val="0"/>
                                      <w:marTop w:val="15"/>
                                      <w:marBottom w:val="240"/>
                                      <w:divBdr>
                                        <w:top w:val="none" w:sz="0" w:space="0" w:color="auto"/>
                                        <w:left w:val="none" w:sz="0" w:space="0" w:color="auto"/>
                                        <w:bottom w:val="none" w:sz="0" w:space="0" w:color="auto"/>
                                        <w:right w:val="none" w:sz="0" w:space="0" w:color="auto"/>
                                      </w:divBdr>
                                      <w:divsChild>
                                        <w:div w:id="1729762155">
                                          <w:marLeft w:val="0"/>
                                          <w:marRight w:val="0"/>
                                          <w:marTop w:val="0"/>
                                          <w:marBottom w:val="0"/>
                                          <w:divBdr>
                                            <w:top w:val="none" w:sz="0" w:space="0" w:color="auto"/>
                                            <w:left w:val="none" w:sz="0" w:space="0" w:color="auto"/>
                                            <w:bottom w:val="none" w:sz="0" w:space="0" w:color="auto"/>
                                            <w:right w:val="none" w:sz="0" w:space="0" w:color="auto"/>
                                          </w:divBdr>
                                          <w:divsChild>
                                            <w:div w:id="20129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79240">
                                  <w:marLeft w:val="0"/>
                                  <w:marRight w:val="0"/>
                                  <w:marTop w:val="270"/>
                                  <w:marBottom w:val="0"/>
                                  <w:divBdr>
                                    <w:top w:val="none" w:sz="0" w:space="0" w:color="auto"/>
                                    <w:left w:val="none" w:sz="0" w:space="0" w:color="auto"/>
                                    <w:bottom w:val="none" w:sz="0" w:space="0" w:color="auto"/>
                                    <w:right w:val="none" w:sz="0" w:space="0" w:color="auto"/>
                                  </w:divBdr>
                                  <w:divsChild>
                                    <w:div w:id="1885604048">
                                      <w:marLeft w:val="0"/>
                                      <w:marRight w:val="0"/>
                                      <w:marTop w:val="0"/>
                                      <w:marBottom w:val="0"/>
                                      <w:divBdr>
                                        <w:top w:val="none" w:sz="0" w:space="0" w:color="auto"/>
                                        <w:left w:val="none" w:sz="0" w:space="0" w:color="auto"/>
                                        <w:bottom w:val="none" w:sz="0" w:space="0" w:color="auto"/>
                                        <w:right w:val="none" w:sz="0" w:space="0" w:color="auto"/>
                                      </w:divBdr>
                                      <w:divsChild>
                                        <w:div w:id="126709193">
                                          <w:marLeft w:val="0"/>
                                          <w:marRight w:val="0"/>
                                          <w:marTop w:val="0"/>
                                          <w:marBottom w:val="0"/>
                                          <w:divBdr>
                                            <w:top w:val="none" w:sz="0" w:space="0" w:color="auto"/>
                                            <w:left w:val="none" w:sz="0" w:space="0" w:color="auto"/>
                                            <w:bottom w:val="none" w:sz="0" w:space="0" w:color="auto"/>
                                            <w:right w:val="none" w:sz="0" w:space="0" w:color="auto"/>
                                          </w:divBdr>
                                          <w:divsChild>
                                            <w:div w:id="599066613">
                                              <w:marLeft w:val="0"/>
                                              <w:marRight w:val="0"/>
                                              <w:marTop w:val="75"/>
                                              <w:marBottom w:val="75"/>
                                              <w:divBdr>
                                                <w:top w:val="none" w:sz="0" w:space="0" w:color="auto"/>
                                                <w:left w:val="none" w:sz="0" w:space="0" w:color="auto"/>
                                                <w:bottom w:val="none" w:sz="0" w:space="0" w:color="auto"/>
                                                <w:right w:val="none" w:sz="0" w:space="0" w:color="auto"/>
                                              </w:divBdr>
                                            </w:div>
                                            <w:div w:id="1368095482">
                                              <w:marLeft w:val="0"/>
                                              <w:marRight w:val="0"/>
                                              <w:marTop w:val="0"/>
                                              <w:marBottom w:val="0"/>
                                              <w:divBdr>
                                                <w:top w:val="none" w:sz="0" w:space="0" w:color="auto"/>
                                                <w:left w:val="none" w:sz="0" w:space="0" w:color="auto"/>
                                                <w:bottom w:val="none" w:sz="0" w:space="0" w:color="auto"/>
                                                <w:right w:val="none" w:sz="0" w:space="0" w:color="auto"/>
                                              </w:divBdr>
                                              <w:divsChild>
                                                <w:div w:id="1190147148">
                                                  <w:marLeft w:val="0"/>
                                                  <w:marRight w:val="0"/>
                                                  <w:marTop w:val="0"/>
                                                  <w:marBottom w:val="0"/>
                                                  <w:divBdr>
                                                    <w:top w:val="none" w:sz="0" w:space="0" w:color="auto"/>
                                                    <w:left w:val="none" w:sz="0" w:space="0" w:color="auto"/>
                                                    <w:bottom w:val="none" w:sz="0" w:space="0" w:color="auto"/>
                                                    <w:right w:val="none" w:sz="0" w:space="0" w:color="auto"/>
                                                  </w:divBdr>
                                                  <w:divsChild>
                                                    <w:div w:id="12288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724265">
                              <w:marLeft w:val="0"/>
                              <w:marRight w:val="0"/>
                              <w:marTop w:val="150"/>
                              <w:marBottom w:val="0"/>
                              <w:divBdr>
                                <w:top w:val="none" w:sz="0" w:space="0" w:color="auto"/>
                                <w:left w:val="none" w:sz="0" w:space="0" w:color="auto"/>
                                <w:bottom w:val="none" w:sz="0" w:space="0" w:color="auto"/>
                                <w:right w:val="none" w:sz="0" w:space="0" w:color="auto"/>
                              </w:divBdr>
                              <w:divsChild>
                                <w:div w:id="1202399521">
                                  <w:marLeft w:val="0"/>
                                  <w:marRight w:val="0"/>
                                  <w:marTop w:val="0"/>
                                  <w:marBottom w:val="0"/>
                                  <w:divBdr>
                                    <w:top w:val="none" w:sz="0" w:space="0" w:color="auto"/>
                                    <w:left w:val="none" w:sz="0" w:space="0" w:color="auto"/>
                                    <w:bottom w:val="none" w:sz="0" w:space="0" w:color="auto"/>
                                    <w:right w:val="none" w:sz="0" w:space="0" w:color="auto"/>
                                  </w:divBdr>
                                  <w:divsChild>
                                    <w:div w:id="1609117748">
                                      <w:marLeft w:val="0"/>
                                      <w:marRight w:val="0"/>
                                      <w:marTop w:val="15"/>
                                      <w:marBottom w:val="240"/>
                                      <w:divBdr>
                                        <w:top w:val="none" w:sz="0" w:space="0" w:color="auto"/>
                                        <w:left w:val="none" w:sz="0" w:space="0" w:color="auto"/>
                                        <w:bottom w:val="none" w:sz="0" w:space="0" w:color="auto"/>
                                        <w:right w:val="none" w:sz="0" w:space="0" w:color="auto"/>
                                      </w:divBdr>
                                      <w:divsChild>
                                        <w:div w:id="79954112">
                                          <w:marLeft w:val="0"/>
                                          <w:marRight w:val="0"/>
                                          <w:marTop w:val="0"/>
                                          <w:marBottom w:val="0"/>
                                          <w:divBdr>
                                            <w:top w:val="none" w:sz="0" w:space="0" w:color="auto"/>
                                            <w:left w:val="none" w:sz="0" w:space="0" w:color="auto"/>
                                            <w:bottom w:val="none" w:sz="0" w:space="0" w:color="auto"/>
                                            <w:right w:val="none" w:sz="0" w:space="0" w:color="auto"/>
                                          </w:divBdr>
                                          <w:divsChild>
                                            <w:div w:id="5437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98610">
                                  <w:marLeft w:val="0"/>
                                  <w:marRight w:val="0"/>
                                  <w:marTop w:val="270"/>
                                  <w:marBottom w:val="0"/>
                                  <w:divBdr>
                                    <w:top w:val="none" w:sz="0" w:space="0" w:color="auto"/>
                                    <w:left w:val="none" w:sz="0" w:space="0" w:color="auto"/>
                                    <w:bottom w:val="none" w:sz="0" w:space="0" w:color="auto"/>
                                    <w:right w:val="none" w:sz="0" w:space="0" w:color="auto"/>
                                  </w:divBdr>
                                  <w:divsChild>
                                    <w:div w:id="1124230930">
                                      <w:marLeft w:val="0"/>
                                      <w:marRight w:val="0"/>
                                      <w:marTop w:val="0"/>
                                      <w:marBottom w:val="0"/>
                                      <w:divBdr>
                                        <w:top w:val="none" w:sz="0" w:space="0" w:color="auto"/>
                                        <w:left w:val="none" w:sz="0" w:space="0" w:color="auto"/>
                                        <w:bottom w:val="none" w:sz="0" w:space="0" w:color="auto"/>
                                        <w:right w:val="none" w:sz="0" w:space="0" w:color="auto"/>
                                      </w:divBdr>
                                      <w:divsChild>
                                        <w:div w:id="1663582741">
                                          <w:marLeft w:val="0"/>
                                          <w:marRight w:val="0"/>
                                          <w:marTop w:val="0"/>
                                          <w:marBottom w:val="0"/>
                                          <w:divBdr>
                                            <w:top w:val="none" w:sz="0" w:space="0" w:color="auto"/>
                                            <w:left w:val="none" w:sz="0" w:space="0" w:color="auto"/>
                                            <w:bottom w:val="none" w:sz="0" w:space="0" w:color="auto"/>
                                            <w:right w:val="none" w:sz="0" w:space="0" w:color="auto"/>
                                          </w:divBdr>
                                          <w:divsChild>
                                            <w:div w:id="2043170559">
                                              <w:marLeft w:val="0"/>
                                              <w:marRight w:val="0"/>
                                              <w:marTop w:val="75"/>
                                              <w:marBottom w:val="75"/>
                                              <w:divBdr>
                                                <w:top w:val="none" w:sz="0" w:space="0" w:color="auto"/>
                                                <w:left w:val="none" w:sz="0" w:space="0" w:color="auto"/>
                                                <w:bottom w:val="none" w:sz="0" w:space="0" w:color="auto"/>
                                                <w:right w:val="none" w:sz="0" w:space="0" w:color="auto"/>
                                              </w:divBdr>
                                            </w:div>
                                            <w:div w:id="384722063">
                                              <w:marLeft w:val="0"/>
                                              <w:marRight w:val="0"/>
                                              <w:marTop w:val="0"/>
                                              <w:marBottom w:val="0"/>
                                              <w:divBdr>
                                                <w:top w:val="none" w:sz="0" w:space="0" w:color="auto"/>
                                                <w:left w:val="none" w:sz="0" w:space="0" w:color="auto"/>
                                                <w:bottom w:val="none" w:sz="0" w:space="0" w:color="auto"/>
                                                <w:right w:val="none" w:sz="0" w:space="0" w:color="auto"/>
                                              </w:divBdr>
                                              <w:divsChild>
                                                <w:div w:id="1542280228">
                                                  <w:marLeft w:val="0"/>
                                                  <w:marRight w:val="0"/>
                                                  <w:marTop w:val="0"/>
                                                  <w:marBottom w:val="0"/>
                                                  <w:divBdr>
                                                    <w:top w:val="none" w:sz="0" w:space="0" w:color="auto"/>
                                                    <w:left w:val="none" w:sz="0" w:space="0" w:color="auto"/>
                                                    <w:bottom w:val="none" w:sz="0" w:space="0" w:color="auto"/>
                                                    <w:right w:val="none" w:sz="0" w:space="0" w:color="auto"/>
                                                  </w:divBdr>
                                                  <w:divsChild>
                                                    <w:div w:id="4423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7206667">
              <w:marLeft w:val="0"/>
              <w:marRight w:val="0"/>
              <w:marTop w:val="0"/>
              <w:marBottom w:val="0"/>
              <w:divBdr>
                <w:top w:val="none" w:sz="0" w:space="0" w:color="auto"/>
                <w:left w:val="none" w:sz="0" w:space="0" w:color="auto"/>
                <w:bottom w:val="none" w:sz="0" w:space="0" w:color="auto"/>
                <w:right w:val="none" w:sz="0" w:space="0" w:color="auto"/>
              </w:divBdr>
              <w:divsChild>
                <w:div w:id="411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6543">
          <w:marLeft w:val="0"/>
          <w:marRight w:val="0"/>
          <w:marTop w:val="0"/>
          <w:marBottom w:val="990"/>
          <w:divBdr>
            <w:top w:val="none" w:sz="0" w:space="0" w:color="auto"/>
            <w:left w:val="none" w:sz="0" w:space="0" w:color="auto"/>
            <w:bottom w:val="none" w:sz="0" w:space="0" w:color="auto"/>
            <w:right w:val="none" w:sz="0" w:space="0" w:color="auto"/>
          </w:divBdr>
          <w:divsChild>
            <w:div w:id="655187162">
              <w:marLeft w:val="0"/>
              <w:marRight w:val="0"/>
              <w:marTop w:val="0"/>
              <w:marBottom w:val="0"/>
              <w:divBdr>
                <w:top w:val="none" w:sz="0" w:space="0" w:color="auto"/>
                <w:left w:val="none" w:sz="0" w:space="0" w:color="auto"/>
                <w:bottom w:val="none" w:sz="0" w:space="0" w:color="auto"/>
                <w:right w:val="none" w:sz="0" w:space="0" w:color="auto"/>
              </w:divBdr>
              <w:divsChild>
                <w:div w:id="1953442061">
                  <w:marLeft w:val="0"/>
                  <w:marRight w:val="0"/>
                  <w:marTop w:val="0"/>
                  <w:marBottom w:val="0"/>
                  <w:divBdr>
                    <w:top w:val="none" w:sz="0" w:space="0" w:color="auto"/>
                    <w:left w:val="none" w:sz="0" w:space="0" w:color="auto"/>
                    <w:bottom w:val="none" w:sz="0" w:space="0" w:color="auto"/>
                    <w:right w:val="none" w:sz="0" w:space="0" w:color="auto"/>
                  </w:divBdr>
                  <w:divsChild>
                    <w:div w:id="177740955">
                      <w:marLeft w:val="0"/>
                      <w:marRight w:val="0"/>
                      <w:marTop w:val="0"/>
                      <w:marBottom w:val="0"/>
                      <w:divBdr>
                        <w:top w:val="none" w:sz="0" w:space="0" w:color="auto"/>
                        <w:left w:val="none" w:sz="0" w:space="0" w:color="auto"/>
                        <w:bottom w:val="none" w:sz="0" w:space="0" w:color="auto"/>
                        <w:right w:val="none" w:sz="0" w:space="0" w:color="auto"/>
                      </w:divBdr>
                      <w:divsChild>
                        <w:div w:id="7237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4828">
                  <w:marLeft w:val="0"/>
                  <w:marRight w:val="0"/>
                  <w:marTop w:val="0"/>
                  <w:marBottom w:val="0"/>
                  <w:divBdr>
                    <w:top w:val="none" w:sz="0" w:space="0" w:color="auto"/>
                    <w:left w:val="none" w:sz="0" w:space="0" w:color="auto"/>
                    <w:bottom w:val="none" w:sz="0" w:space="0" w:color="auto"/>
                    <w:right w:val="none" w:sz="0" w:space="0" w:color="auto"/>
                  </w:divBdr>
                  <w:divsChild>
                    <w:div w:id="395666654">
                      <w:marLeft w:val="0"/>
                      <w:marRight w:val="0"/>
                      <w:marTop w:val="0"/>
                      <w:marBottom w:val="0"/>
                      <w:divBdr>
                        <w:top w:val="none" w:sz="0" w:space="0" w:color="auto"/>
                        <w:left w:val="none" w:sz="0" w:space="0" w:color="auto"/>
                        <w:bottom w:val="none" w:sz="0" w:space="0" w:color="auto"/>
                        <w:right w:val="none" w:sz="0" w:space="0" w:color="auto"/>
                      </w:divBdr>
                      <w:divsChild>
                        <w:div w:id="211577951">
                          <w:marLeft w:val="0"/>
                          <w:marRight w:val="0"/>
                          <w:marTop w:val="0"/>
                          <w:marBottom w:val="0"/>
                          <w:divBdr>
                            <w:top w:val="none" w:sz="0" w:space="0" w:color="auto"/>
                            <w:left w:val="none" w:sz="0" w:space="0" w:color="auto"/>
                            <w:bottom w:val="none" w:sz="0" w:space="0" w:color="auto"/>
                            <w:right w:val="none" w:sz="0" w:space="0" w:color="auto"/>
                          </w:divBdr>
                          <w:divsChild>
                            <w:div w:id="1354185771">
                              <w:marLeft w:val="0"/>
                              <w:marRight w:val="0"/>
                              <w:marTop w:val="150"/>
                              <w:marBottom w:val="0"/>
                              <w:divBdr>
                                <w:top w:val="none" w:sz="0" w:space="0" w:color="auto"/>
                                <w:left w:val="none" w:sz="0" w:space="0" w:color="auto"/>
                                <w:bottom w:val="none" w:sz="0" w:space="0" w:color="auto"/>
                                <w:right w:val="none" w:sz="0" w:space="0" w:color="auto"/>
                              </w:divBdr>
                              <w:divsChild>
                                <w:div w:id="1532837840">
                                  <w:marLeft w:val="0"/>
                                  <w:marRight w:val="0"/>
                                  <w:marTop w:val="0"/>
                                  <w:marBottom w:val="0"/>
                                  <w:divBdr>
                                    <w:top w:val="none" w:sz="0" w:space="0" w:color="auto"/>
                                    <w:left w:val="none" w:sz="0" w:space="0" w:color="auto"/>
                                    <w:bottom w:val="none" w:sz="0" w:space="0" w:color="auto"/>
                                    <w:right w:val="none" w:sz="0" w:space="0" w:color="auto"/>
                                  </w:divBdr>
                                  <w:divsChild>
                                    <w:div w:id="2068335890">
                                      <w:marLeft w:val="0"/>
                                      <w:marRight w:val="0"/>
                                      <w:marTop w:val="15"/>
                                      <w:marBottom w:val="240"/>
                                      <w:divBdr>
                                        <w:top w:val="none" w:sz="0" w:space="0" w:color="auto"/>
                                        <w:left w:val="none" w:sz="0" w:space="0" w:color="auto"/>
                                        <w:bottom w:val="none" w:sz="0" w:space="0" w:color="auto"/>
                                        <w:right w:val="none" w:sz="0" w:space="0" w:color="auto"/>
                                      </w:divBdr>
                                      <w:divsChild>
                                        <w:div w:id="271979141">
                                          <w:marLeft w:val="0"/>
                                          <w:marRight w:val="0"/>
                                          <w:marTop w:val="0"/>
                                          <w:marBottom w:val="0"/>
                                          <w:divBdr>
                                            <w:top w:val="none" w:sz="0" w:space="0" w:color="auto"/>
                                            <w:left w:val="none" w:sz="0" w:space="0" w:color="auto"/>
                                            <w:bottom w:val="none" w:sz="0" w:space="0" w:color="auto"/>
                                            <w:right w:val="none" w:sz="0" w:space="0" w:color="auto"/>
                                          </w:divBdr>
                                          <w:divsChild>
                                            <w:div w:id="15758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07171">
                                  <w:marLeft w:val="0"/>
                                  <w:marRight w:val="0"/>
                                  <w:marTop w:val="270"/>
                                  <w:marBottom w:val="0"/>
                                  <w:divBdr>
                                    <w:top w:val="none" w:sz="0" w:space="0" w:color="auto"/>
                                    <w:left w:val="none" w:sz="0" w:space="0" w:color="auto"/>
                                    <w:bottom w:val="none" w:sz="0" w:space="0" w:color="auto"/>
                                    <w:right w:val="none" w:sz="0" w:space="0" w:color="auto"/>
                                  </w:divBdr>
                                  <w:divsChild>
                                    <w:div w:id="127555045">
                                      <w:marLeft w:val="0"/>
                                      <w:marRight w:val="0"/>
                                      <w:marTop w:val="0"/>
                                      <w:marBottom w:val="0"/>
                                      <w:divBdr>
                                        <w:top w:val="none" w:sz="0" w:space="0" w:color="auto"/>
                                        <w:left w:val="none" w:sz="0" w:space="0" w:color="auto"/>
                                        <w:bottom w:val="none" w:sz="0" w:space="0" w:color="auto"/>
                                        <w:right w:val="none" w:sz="0" w:space="0" w:color="auto"/>
                                      </w:divBdr>
                                      <w:divsChild>
                                        <w:div w:id="392967235">
                                          <w:marLeft w:val="0"/>
                                          <w:marRight w:val="0"/>
                                          <w:marTop w:val="0"/>
                                          <w:marBottom w:val="0"/>
                                          <w:divBdr>
                                            <w:top w:val="none" w:sz="0" w:space="0" w:color="auto"/>
                                            <w:left w:val="none" w:sz="0" w:space="0" w:color="auto"/>
                                            <w:bottom w:val="none" w:sz="0" w:space="0" w:color="auto"/>
                                            <w:right w:val="none" w:sz="0" w:space="0" w:color="auto"/>
                                          </w:divBdr>
                                          <w:divsChild>
                                            <w:div w:id="415783385">
                                              <w:marLeft w:val="0"/>
                                              <w:marRight w:val="0"/>
                                              <w:marTop w:val="75"/>
                                              <w:marBottom w:val="75"/>
                                              <w:divBdr>
                                                <w:top w:val="none" w:sz="0" w:space="0" w:color="auto"/>
                                                <w:left w:val="none" w:sz="0" w:space="0" w:color="auto"/>
                                                <w:bottom w:val="none" w:sz="0" w:space="0" w:color="auto"/>
                                                <w:right w:val="none" w:sz="0" w:space="0" w:color="auto"/>
                                              </w:divBdr>
                                            </w:div>
                                            <w:div w:id="1523544956">
                                              <w:marLeft w:val="0"/>
                                              <w:marRight w:val="0"/>
                                              <w:marTop w:val="0"/>
                                              <w:marBottom w:val="0"/>
                                              <w:divBdr>
                                                <w:top w:val="none" w:sz="0" w:space="0" w:color="auto"/>
                                                <w:left w:val="none" w:sz="0" w:space="0" w:color="auto"/>
                                                <w:bottom w:val="none" w:sz="0" w:space="0" w:color="auto"/>
                                                <w:right w:val="none" w:sz="0" w:space="0" w:color="auto"/>
                                              </w:divBdr>
                                              <w:divsChild>
                                                <w:div w:id="772898370">
                                                  <w:marLeft w:val="0"/>
                                                  <w:marRight w:val="0"/>
                                                  <w:marTop w:val="0"/>
                                                  <w:marBottom w:val="0"/>
                                                  <w:divBdr>
                                                    <w:top w:val="none" w:sz="0" w:space="0" w:color="auto"/>
                                                    <w:left w:val="none" w:sz="0" w:space="0" w:color="auto"/>
                                                    <w:bottom w:val="none" w:sz="0" w:space="0" w:color="auto"/>
                                                    <w:right w:val="none" w:sz="0" w:space="0" w:color="auto"/>
                                                  </w:divBdr>
                                                  <w:divsChild>
                                                    <w:div w:id="1613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04765">
                              <w:marLeft w:val="0"/>
                              <w:marRight w:val="0"/>
                              <w:marTop w:val="150"/>
                              <w:marBottom w:val="0"/>
                              <w:divBdr>
                                <w:top w:val="none" w:sz="0" w:space="0" w:color="auto"/>
                                <w:left w:val="none" w:sz="0" w:space="0" w:color="auto"/>
                                <w:bottom w:val="none" w:sz="0" w:space="0" w:color="auto"/>
                                <w:right w:val="none" w:sz="0" w:space="0" w:color="auto"/>
                              </w:divBdr>
                              <w:divsChild>
                                <w:div w:id="873350095">
                                  <w:marLeft w:val="0"/>
                                  <w:marRight w:val="0"/>
                                  <w:marTop w:val="0"/>
                                  <w:marBottom w:val="0"/>
                                  <w:divBdr>
                                    <w:top w:val="none" w:sz="0" w:space="0" w:color="auto"/>
                                    <w:left w:val="none" w:sz="0" w:space="0" w:color="auto"/>
                                    <w:bottom w:val="none" w:sz="0" w:space="0" w:color="auto"/>
                                    <w:right w:val="none" w:sz="0" w:space="0" w:color="auto"/>
                                  </w:divBdr>
                                  <w:divsChild>
                                    <w:div w:id="21440763">
                                      <w:marLeft w:val="0"/>
                                      <w:marRight w:val="0"/>
                                      <w:marTop w:val="15"/>
                                      <w:marBottom w:val="240"/>
                                      <w:divBdr>
                                        <w:top w:val="none" w:sz="0" w:space="0" w:color="auto"/>
                                        <w:left w:val="none" w:sz="0" w:space="0" w:color="auto"/>
                                        <w:bottom w:val="none" w:sz="0" w:space="0" w:color="auto"/>
                                        <w:right w:val="none" w:sz="0" w:space="0" w:color="auto"/>
                                      </w:divBdr>
                                      <w:divsChild>
                                        <w:div w:id="1659141886">
                                          <w:marLeft w:val="0"/>
                                          <w:marRight w:val="0"/>
                                          <w:marTop w:val="0"/>
                                          <w:marBottom w:val="0"/>
                                          <w:divBdr>
                                            <w:top w:val="none" w:sz="0" w:space="0" w:color="auto"/>
                                            <w:left w:val="none" w:sz="0" w:space="0" w:color="auto"/>
                                            <w:bottom w:val="none" w:sz="0" w:space="0" w:color="auto"/>
                                            <w:right w:val="none" w:sz="0" w:space="0" w:color="auto"/>
                                          </w:divBdr>
                                          <w:divsChild>
                                            <w:div w:id="12355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7190">
                              <w:marLeft w:val="0"/>
                              <w:marRight w:val="0"/>
                              <w:marTop w:val="150"/>
                              <w:marBottom w:val="0"/>
                              <w:divBdr>
                                <w:top w:val="none" w:sz="0" w:space="0" w:color="auto"/>
                                <w:left w:val="none" w:sz="0" w:space="0" w:color="auto"/>
                                <w:bottom w:val="none" w:sz="0" w:space="0" w:color="auto"/>
                                <w:right w:val="none" w:sz="0" w:space="0" w:color="auto"/>
                              </w:divBdr>
                              <w:divsChild>
                                <w:div w:id="38288251">
                                  <w:marLeft w:val="0"/>
                                  <w:marRight w:val="0"/>
                                  <w:marTop w:val="0"/>
                                  <w:marBottom w:val="0"/>
                                  <w:divBdr>
                                    <w:top w:val="none" w:sz="0" w:space="0" w:color="auto"/>
                                    <w:left w:val="none" w:sz="0" w:space="0" w:color="auto"/>
                                    <w:bottom w:val="none" w:sz="0" w:space="0" w:color="auto"/>
                                    <w:right w:val="none" w:sz="0" w:space="0" w:color="auto"/>
                                  </w:divBdr>
                                  <w:divsChild>
                                    <w:div w:id="953175335">
                                      <w:marLeft w:val="0"/>
                                      <w:marRight w:val="0"/>
                                      <w:marTop w:val="15"/>
                                      <w:marBottom w:val="240"/>
                                      <w:divBdr>
                                        <w:top w:val="none" w:sz="0" w:space="0" w:color="auto"/>
                                        <w:left w:val="none" w:sz="0" w:space="0" w:color="auto"/>
                                        <w:bottom w:val="none" w:sz="0" w:space="0" w:color="auto"/>
                                        <w:right w:val="none" w:sz="0" w:space="0" w:color="auto"/>
                                      </w:divBdr>
                                      <w:divsChild>
                                        <w:div w:id="1260723153">
                                          <w:marLeft w:val="0"/>
                                          <w:marRight w:val="0"/>
                                          <w:marTop w:val="0"/>
                                          <w:marBottom w:val="0"/>
                                          <w:divBdr>
                                            <w:top w:val="none" w:sz="0" w:space="0" w:color="auto"/>
                                            <w:left w:val="none" w:sz="0" w:space="0" w:color="auto"/>
                                            <w:bottom w:val="none" w:sz="0" w:space="0" w:color="auto"/>
                                            <w:right w:val="none" w:sz="0" w:space="0" w:color="auto"/>
                                          </w:divBdr>
                                          <w:divsChild>
                                            <w:div w:id="16070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40830">
              <w:marLeft w:val="0"/>
              <w:marRight w:val="0"/>
              <w:marTop w:val="0"/>
              <w:marBottom w:val="0"/>
              <w:divBdr>
                <w:top w:val="none" w:sz="0" w:space="0" w:color="auto"/>
                <w:left w:val="none" w:sz="0" w:space="0" w:color="auto"/>
                <w:bottom w:val="none" w:sz="0" w:space="0" w:color="auto"/>
                <w:right w:val="none" w:sz="0" w:space="0" w:color="auto"/>
              </w:divBdr>
              <w:divsChild>
                <w:div w:id="12697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5547">
          <w:marLeft w:val="0"/>
          <w:marRight w:val="0"/>
          <w:marTop w:val="0"/>
          <w:marBottom w:val="990"/>
          <w:divBdr>
            <w:top w:val="none" w:sz="0" w:space="0" w:color="auto"/>
            <w:left w:val="none" w:sz="0" w:space="0" w:color="auto"/>
            <w:bottom w:val="none" w:sz="0" w:space="0" w:color="auto"/>
            <w:right w:val="none" w:sz="0" w:space="0" w:color="auto"/>
          </w:divBdr>
          <w:divsChild>
            <w:div w:id="675574622">
              <w:marLeft w:val="0"/>
              <w:marRight w:val="0"/>
              <w:marTop w:val="0"/>
              <w:marBottom w:val="0"/>
              <w:divBdr>
                <w:top w:val="none" w:sz="0" w:space="0" w:color="auto"/>
                <w:left w:val="none" w:sz="0" w:space="0" w:color="auto"/>
                <w:bottom w:val="none" w:sz="0" w:space="0" w:color="auto"/>
                <w:right w:val="none" w:sz="0" w:space="0" w:color="auto"/>
              </w:divBdr>
              <w:divsChild>
                <w:div w:id="367992055">
                  <w:marLeft w:val="0"/>
                  <w:marRight w:val="0"/>
                  <w:marTop w:val="0"/>
                  <w:marBottom w:val="0"/>
                  <w:divBdr>
                    <w:top w:val="none" w:sz="0" w:space="0" w:color="auto"/>
                    <w:left w:val="none" w:sz="0" w:space="0" w:color="auto"/>
                    <w:bottom w:val="none" w:sz="0" w:space="0" w:color="auto"/>
                    <w:right w:val="none" w:sz="0" w:space="0" w:color="auto"/>
                  </w:divBdr>
                  <w:divsChild>
                    <w:div w:id="1815293422">
                      <w:marLeft w:val="0"/>
                      <w:marRight w:val="0"/>
                      <w:marTop w:val="0"/>
                      <w:marBottom w:val="0"/>
                      <w:divBdr>
                        <w:top w:val="none" w:sz="0" w:space="0" w:color="auto"/>
                        <w:left w:val="none" w:sz="0" w:space="0" w:color="auto"/>
                        <w:bottom w:val="none" w:sz="0" w:space="0" w:color="auto"/>
                        <w:right w:val="none" w:sz="0" w:space="0" w:color="auto"/>
                      </w:divBdr>
                      <w:divsChild>
                        <w:div w:id="21327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155">
                  <w:marLeft w:val="0"/>
                  <w:marRight w:val="0"/>
                  <w:marTop w:val="0"/>
                  <w:marBottom w:val="0"/>
                  <w:divBdr>
                    <w:top w:val="none" w:sz="0" w:space="0" w:color="auto"/>
                    <w:left w:val="none" w:sz="0" w:space="0" w:color="auto"/>
                    <w:bottom w:val="none" w:sz="0" w:space="0" w:color="auto"/>
                    <w:right w:val="none" w:sz="0" w:space="0" w:color="auto"/>
                  </w:divBdr>
                  <w:divsChild>
                    <w:div w:id="607666060">
                      <w:marLeft w:val="0"/>
                      <w:marRight w:val="0"/>
                      <w:marTop w:val="0"/>
                      <w:marBottom w:val="0"/>
                      <w:divBdr>
                        <w:top w:val="none" w:sz="0" w:space="0" w:color="auto"/>
                        <w:left w:val="none" w:sz="0" w:space="0" w:color="auto"/>
                        <w:bottom w:val="none" w:sz="0" w:space="0" w:color="auto"/>
                        <w:right w:val="none" w:sz="0" w:space="0" w:color="auto"/>
                      </w:divBdr>
                      <w:divsChild>
                        <w:div w:id="2001159013">
                          <w:marLeft w:val="0"/>
                          <w:marRight w:val="0"/>
                          <w:marTop w:val="0"/>
                          <w:marBottom w:val="0"/>
                          <w:divBdr>
                            <w:top w:val="none" w:sz="0" w:space="0" w:color="auto"/>
                            <w:left w:val="none" w:sz="0" w:space="0" w:color="auto"/>
                            <w:bottom w:val="none" w:sz="0" w:space="0" w:color="auto"/>
                            <w:right w:val="none" w:sz="0" w:space="0" w:color="auto"/>
                          </w:divBdr>
                          <w:divsChild>
                            <w:div w:id="272520572">
                              <w:marLeft w:val="0"/>
                              <w:marRight w:val="0"/>
                              <w:marTop w:val="150"/>
                              <w:marBottom w:val="0"/>
                              <w:divBdr>
                                <w:top w:val="none" w:sz="0" w:space="0" w:color="auto"/>
                                <w:left w:val="none" w:sz="0" w:space="0" w:color="auto"/>
                                <w:bottom w:val="none" w:sz="0" w:space="0" w:color="auto"/>
                                <w:right w:val="none" w:sz="0" w:space="0" w:color="auto"/>
                              </w:divBdr>
                              <w:divsChild>
                                <w:div w:id="891816661">
                                  <w:marLeft w:val="0"/>
                                  <w:marRight w:val="0"/>
                                  <w:marTop w:val="0"/>
                                  <w:marBottom w:val="0"/>
                                  <w:divBdr>
                                    <w:top w:val="none" w:sz="0" w:space="0" w:color="auto"/>
                                    <w:left w:val="none" w:sz="0" w:space="0" w:color="auto"/>
                                    <w:bottom w:val="none" w:sz="0" w:space="0" w:color="auto"/>
                                    <w:right w:val="none" w:sz="0" w:space="0" w:color="auto"/>
                                  </w:divBdr>
                                  <w:divsChild>
                                    <w:div w:id="646587379">
                                      <w:marLeft w:val="0"/>
                                      <w:marRight w:val="0"/>
                                      <w:marTop w:val="15"/>
                                      <w:marBottom w:val="240"/>
                                      <w:divBdr>
                                        <w:top w:val="none" w:sz="0" w:space="0" w:color="auto"/>
                                        <w:left w:val="none" w:sz="0" w:space="0" w:color="auto"/>
                                        <w:bottom w:val="none" w:sz="0" w:space="0" w:color="auto"/>
                                        <w:right w:val="none" w:sz="0" w:space="0" w:color="auto"/>
                                      </w:divBdr>
                                      <w:divsChild>
                                        <w:div w:id="1294404920">
                                          <w:marLeft w:val="0"/>
                                          <w:marRight w:val="0"/>
                                          <w:marTop w:val="0"/>
                                          <w:marBottom w:val="0"/>
                                          <w:divBdr>
                                            <w:top w:val="none" w:sz="0" w:space="0" w:color="auto"/>
                                            <w:left w:val="none" w:sz="0" w:space="0" w:color="auto"/>
                                            <w:bottom w:val="none" w:sz="0" w:space="0" w:color="auto"/>
                                            <w:right w:val="none" w:sz="0" w:space="0" w:color="auto"/>
                                          </w:divBdr>
                                          <w:divsChild>
                                            <w:div w:id="13669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338910">
                              <w:marLeft w:val="0"/>
                              <w:marRight w:val="0"/>
                              <w:marTop w:val="150"/>
                              <w:marBottom w:val="0"/>
                              <w:divBdr>
                                <w:top w:val="none" w:sz="0" w:space="0" w:color="auto"/>
                                <w:left w:val="none" w:sz="0" w:space="0" w:color="auto"/>
                                <w:bottom w:val="none" w:sz="0" w:space="0" w:color="auto"/>
                                <w:right w:val="none" w:sz="0" w:space="0" w:color="auto"/>
                              </w:divBdr>
                              <w:divsChild>
                                <w:div w:id="355009794">
                                  <w:marLeft w:val="0"/>
                                  <w:marRight w:val="0"/>
                                  <w:marTop w:val="0"/>
                                  <w:marBottom w:val="0"/>
                                  <w:divBdr>
                                    <w:top w:val="none" w:sz="0" w:space="0" w:color="auto"/>
                                    <w:left w:val="none" w:sz="0" w:space="0" w:color="auto"/>
                                    <w:bottom w:val="none" w:sz="0" w:space="0" w:color="auto"/>
                                    <w:right w:val="none" w:sz="0" w:space="0" w:color="auto"/>
                                  </w:divBdr>
                                  <w:divsChild>
                                    <w:div w:id="475680894">
                                      <w:marLeft w:val="0"/>
                                      <w:marRight w:val="0"/>
                                      <w:marTop w:val="15"/>
                                      <w:marBottom w:val="240"/>
                                      <w:divBdr>
                                        <w:top w:val="none" w:sz="0" w:space="0" w:color="auto"/>
                                        <w:left w:val="none" w:sz="0" w:space="0" w:color="auto"/>
                                        <w:bottom w:val="none" w:sz="0" w:space="0" w:color="auto"/>
                                        <w:right w:val="none" w:sz="0" w:space="0" w:color="auto"/>
                                      </w:divBdr>
                                      <w:divsChild>
                                        <w:div w:id="1380978376">
                                          <w:marLeft w:val="0"/>
                                          <w:marRight w:val="0"/>
                                          <w:marTop w:val="0"/>
                                          <w:marBottom w:val="0"/>
                                          <w:divBdr>
                                            <w:top w:val="none" w:sz="0" w:space="0" w:color="auto"/>
                                            <w:left w:val="none" w:sz="0" w:space="0" w:color="auto"/>
                                            <w:bottom w:val="none" w:sz="0" w:space="0" w:color="auto"/>
                                            <w:right w:val="none" w:sz="0" w:space="0" w:color="auto"/>
                                          </w:divBdr>
                                          <w:divsChild>
                                            <w:div w:id="4735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080">
                                  <w:marLeft w:val="0"/>
                                  <w:marRight w:val="0"/>
                                  <w:marTop w:val="270"/>
                                  <w:marBottom w:val="0"/>
                                  <w:divBdr>
                                    <w:top w:val="none" w:sz="0" w:space="0" w:color="auto"/>
                                    <w:left w:val="none" w:sz="0" w:space="0" w:color="auto"/>
                                    <w:bottom w:val="none" w:sz="0" w:space="0" w:color="auto"/>
                                    <w:right w:val="none" w:sz="0" w:space="0" w:color="auto"/>
                                  </w:divBdr>
                                  <w:divsChild>
                                    <w:div w:id="1391659672">
                                      <w:marLeft w:val="0"/>
                                      <w:marRight w:val="0"/>
                                      <w:marTop w:val="0"/>
                                      <w:marBottom w:val="0"/>
                                      <w:divBdr>
                                        <w:top w:val="none" w:sz="0" w:space="0" w:color="auto"/>
                                        <w:left w:val="none" w:sz="0" w:space="0" w:color="auto"/>
                                        <w:bottom w:val="none" w:sz="0" w:space="0" w:color="auto"/>
                                        <w:right w:val="none" w:sz="0" w:space="0" w:color="auto"/>
                                      </w:divBdr>
                                      <w:divsChild>
                                        <w:div w:id="343362350">
                                          <w:marLeft w:val="0"/>
                                          <w:marRight w:val="0"/>
                                          <w:marTop w:val="0"/>
                                          <w:marBottom w:val="0"/>
                                          <w:divBdr>
                                            <w:top w:val="none" w:sz="0" w:space="0" w:color="auto"/>
                                            <w:left w:val="none" w:sz="0" w:space="0" w:color="auto"/>
                                            <w:bottom w:val="none" w:sz="0" w:space="0" w:color="auto"/>
                                            <w:right w:val="none" w:sz="0" w:space="0" w:color="auto"/>
                                          </w:divBdr>
                                          <w:divsChild>
                                            <w:div w:id="609163699">
                                              <w:marLeft w:val="0"/>
                                              <w:marRight w:val="0"/>
                                              <w:marTop w:val="75"/>
                                              <w:marBottom w:val="75"/>
                                              <w:divBdr>
                                                <w:top w:val="none" w:sz="0" w:space="0" w:color="auto"/>
                                                <w:left w:val="none" w:sz="0" w:space="0" w:color="auto"/>
                                                <w:bottom w:val="none" w:sz="0" w:space="0" w:color="auto"/>
                                                <w:right w:val="none" w:sz="0" w:space="0" w:color="auto"/>
                                              </w:divBdr>
                                            </w:div>
                                            <w:div w:id="1931042846">
                                              <w:marLeft w:val="0"/>
                                              <w:marRight w:val="0"/>
                                              <w:marTop w:val="0"/>
                                              <w:marBottom w:val="0"/>
                                              <w:divBdr>
                                                <w:top w:val="none" w:sz="0" w:space="0" w:color="auto"/>
                                                <w:left w:val="none" w:sz="0" w:space="0" w:color="auto"/>
                                                <w:bottom w:val="none" w:sz="0" w:space="0" w:color="auto"/>
                                                <w:right w:val="none" w:sz="0" w:space="0" w:color="auto"/>
                                              </w:divBdr>
                                              <w:divsChild>
                                                <w:div w:id="1990673249">
                                                  <w:marLeft w:val="0"/>
                                                  <w:marRight w:val="0"/>
                                                  <w:marTop w:val="0"/>
                                                  <w:marBottom w:val="0"/>
                                                  <w:divBdr>
                                                    <w:top w:val="none" w:sz="0" w:space="0" w:color="auto"/>
                                                    <w:left w:val="none" w:sz="0" w:space="0" w:color="auto"/>
                                                    <w:bottom w:val="none" w:sz="0" w:space="0" w:color="auto"/>
                                                    <w:right w:val="none" w:sz="0" w:space="0" w:color="auto"/>
                                                  </w:divBdr>
                                                  <w:divsChild>
                                                    <w:div w:id="183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188557">
                              <w:marLeft w:val="0"/>
                              <w:marRight w:val="0"/>
                              <w:marTop w:val="150"/>
                              <w:marBottom w:val="0"/>
                              <w:divBdr>
                                <w:top w:val="none" w:sz="0" w:space="0" w:color="auto"/>
                                <w:left w:val="none" w:sz="0" w:space="0" w:color="auto"/>
                                <w:bottom w:val="none" w:sz="0" w:space="0" w:color="auto"/>
                                <w:right w:val="none" w:sz="0" w:space="0" w:color="auto"/>
                              </w:divBdr>
                              <w:divsChild>
                                <w:div w:id="1727216523">
                                  <w:marLeft w:val="0"/>
                                  <w:marRight w:val="0"/>
                                  <w:marTop w:val="0"/>
                                  <w:marBottom w:val="0"/>
                                  <w:divBdr>
                                    <w:top w:val="none" w:sz="0" w:space="0" w:color="auto"/>
                                    <w:left w:val="none" w:sz="0" w:space="0" w:color="auto"/>
                                    <w:bottom w:val="none" w:sz="0" w:space="0" w:color="auto"/>
                                    <w:right w:val="none" w:sz="0" w:space="0" w:color="auto"/>
                                  </w:divBdr>
                                  <w:divsChild>
                                    <w:div w:id="90319564">
                                      <w:marLeft w:val="0"/>
                                      <w:marRight w:val="0"/>
                                      <w:marTop w:val="15"/>
                                      <w:marBottom w:val="240"/>
                                      <w:divBdr>
                                        <w:top w:val="none" w:sz="0" w:space="0" w:color="auto"/>
                                        <w:left w:val="none" w:sz="0" w:space="0" w:color="auto"/>
                                        <w:bottom w:val="none" w:sz="0" w:space="0" w:color="auto"/>
                                        <w:right w:val="none" w:sz="0" w:space="0" w:color="auto"/>
                                      </w:divBdr>
                                      <w:divsChild>
                                        <w:div w:id="703671766">
                                          <w:marLeft w:val="0"/>
                                          <w:marRight w:val="0"/>
                                          <w:marTop w:val="0"/>
                                          <w:marBottom w:val="0"/>
                                          <w:divBdr>
                                            <w:top w:val="none" w:sz="0" w:space="0" w:color="auto"/>
                                            <w:left w:val="none" w:sz="0" w:space="0" w:color="auto"/>
                                            <w:bottom w:val="none" w:sz="0" w:space="0" w:color="auto"/>
                                            <w:right w:val="none" w:sz="0" w:space="0" w:color="auto"/>
                                          </w:divBdr>
                                          <w:divsChild>
                                            <w:div w:id="17059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9862258">
      <w:bodyDiv w:val="1"/>
      <w:marLeft w:val="0"/>
      <w:marRight w:val="0"/>
      <w:marTop w:val="0"/>
      <w:marBottom w:val="0"/>
      <w:divBdr>
        <w:top w:val="none" w:sz="0" w:space="0" w:color="auto"/>
        <w:left w:val="none" w:sz="0" w:space="0" w:color="auto"/>
        <w:bottom w:val="none" w:sz="0" w:space="0" w:color="auto"/>
        <w:right w:val="none" w:sz="0" w:space="0" w:color="auto"/>
      </w:divBdr>
      <w:divsChild>
        <w:div w:id="1617827974">
          <w:marLeft w:val="0"/>
          <w:marRight w:val="0"/>
          <w:marTop w:val="0"/>
          <w:marBottom w:val="0"/>
          <w:divBdr>
            <w:top w:val="none" w:sz="0" w:space="0" w:color="auto"/>
            <w:left w:val="none" w:sz="0" w:space="0" w:color="auto"/>
            <w:bottom w:val="none" w:sz="0" w:space="0" w:color="auto"/>
            <w:right w:val="none" w:sz="0" w:space="0" w:color="auto"/>
          </w:divBdr>
          <w:divsChild>
            <w:div w:id="399639671">
              <w:marLeft w:val="0"/>
              <w:marRight w:val="0"/>
              <w:marTop w:val="0"/>
              <w:marBottom w:val="0"/>
              <w:divBdr>
                <w:top w:val="none" w:sz="0" w:space="0" w:color="auto"/>
                <w:left w:val="none" w:sz="0" w:space="0" w:color="auto"/>
                <w:bottom w:val="none" w:sz="0" w:space="0" w:color="auto"/>
                <w:right w:val="none" w:sz="0" w:space="0" w:color="auto"/>
              </w:divBdr>
              <w:divsChild>
                <w:div w:id="1953246161">
                  <w:marLeft w:val="0"/>
                  <w:marRight w:val="0"/>
                  <w:marTop w:val="0"/>
                  <w:marBottom w:val="0"/>
                  <w:divBdr>
                    <w:top w:val="none" w:sz="0" w:space="0" w:color="auto"/>
                    <w:left w:val="none" w:sz="0" w:space="0" w:color="auto"/>
                    <w:bottom w:val="none" w:sz="0" w:space="0" w:color="auto"/>
                    <w:right w:val="none" w:sz="0" w:space="0" w:color="auto"/>
                  </w:divBdr>
                  <w:divsChild>
                    <w:div w:id="1201940362">
                      <w:marLeft w:val="0"/>
                      <w:marRight w:val="0"/>
                      <w:marTop w:val="210"/>
                      <w:marBottom w:val="210"/>
                      <w:divBdr>
                        <w:top w:val="none" w:sz="0" w:space="0" w:color="auto"/>
                        <w:left w:val="none" w:sz="0" w:space="0" w:color="auto"/>
                        <w:bottom w:val="none" w:sz="0" w:space="0" w:color="auto"/>
                        <w:right w:val="none" w:sz="0" w:space="0" w:color="auto"/>
                      </w:divBdr>
                      <w:divsChild>
                        <w:div w:id="1820924541">
                          <w:marLeft w:val="0"/>
                          <w:marRight w:val="0"/>
                          <w:marTop w:val="0"/>
                          <w:marBottom w:val="0"/>
                          <w:divBdr>
                            <w:top w:val="none" w:sz="0" w:space="0" w:color="auto"/>
                            <w:left w:val="single" w:sz="6" w:space="14" w:color="E1E1E1"/>
                            <w:bottom w:val="none" w:sz="0" w:space="0" w:color="auto"/>
                            <w:right w:val="none" w:sz="0" w:space="0" w:color="auto"/>
                          </w:divBdr>
                          <w:divsChild>
                            <w:div w:id="1541747776">
                              <w:marLeft w:val="0"/>
                              <w:marRight w:val="0"/>
                              <w:marTop w:val="0"/>
                              <w:marBottom w:val="0"/>
                              <w:divBdr>
                                <w:top w:val="none" w:sz="0" w:space="0" w:color="auto"/>
                                <w:left w:val="none" w:sz="0" w:space="0" w:color="auto"/>
                                <w:bottom w:val="none" w:sz="0" w:space="0" w:color="auto"/>
                                <w:right w:val="none" w:sz="0" w:space="0" w:color="auto"/>
                              </w:divBdr>
                            </w:div>
                            <w:div w:id="5768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87124">
          <w:marLeft w:val="0"/>
          <w:marRight w:val="0"/>
          <w:marTop w:val="0"/>
          <w:marBottom w:val="0"/>
          <w:divBdr>
            <w:top w:val="none" w:sz="0" w:space="0" w:color="auto"/>
            <w:left w:val="none" w:sz="0" w:space="0" w:color="auto"/>
            <w:bottom w:val="none" w:sz="0" w:space="0" w:color="auto"/>
            <w:right w:val="none" w:sz="0" w:space="0" w:color="auto"/>
          </w:divBdr>
          <w:divsChild>
            <w:div w:id="1749767583">
              <w:marLeft w:val="0"/>
              <w:marRight w:val="0"/>
              <w:marTop w:val="0"/>
              <w:marBottom w:val="0"/>
              <w:divBdr>
                <w:top w:val="none" w:sz="0" w:space="0" w:color="auto"/>
                <w:left w:val="none" w:sz="0" w:space="0" w:color="auto"/>
                <w:bottom w:val="none" w:sz="0" w:space="0" w:color="auto"/>
                <w:right w:val="none" w:sz="0" w:space="0" w:color="auto"/>
              </w:divBdr>
              <w:divsChild>
                <w:div w:id="1720594433">
                  <w:marLeft w:val="0"/>
                  <w:marRight w:val="0"/>
                  <w:marTop w:val="0"/>
                  <w:marBottom w:val="270"/>
                  <w:divBdr>
                    <w:top w:val="none" w:sz="0" w:space="0" w:color="auto"/>
                    <w:left w:val="none" w:sz="0" w:space="0" w:color="auto"/>
                    <w:bottom w:val="single" w:sz="6" w:space="14" w:color="E1E1E1"/>
                    <w:right w:val="none" w:sz="0" w:space="0" w:color="auto"/>
                  </w:divBdr>
                  <w:divsChild>
                    <w:div w:id="1860243416">
                      <w:marLeft w:val="0"/>
                      <w:marRight w:val="0"/>
                      <w:marTop w:val="0"/>
                      <w:marBottom w:val="0"/>
                      <w:divBdr>
                        <w:top w:val="none" w:sz="0" w:space="0" w:color="auto"/>
                        <w:left w:val="none" w:sz="0" w:space="0" w:color="auto"/>
                        <w:bottom w:val="none" w:sz="0" w:space="0" w:color="auto"/>
                        <w:right w:val="none" w:sz="0" w:space="0" w:color="auto"/>
                      </w:divBdr>
                    </w:div>
                  </w:divsChild>
                </w:div>
                <w:div w:id="1784887156">
                  <w:marLeft w:val="0"/>
                  <w:marRight w:val="0"/>
                  <w:marTop w:val="0"/>
                  <w:marBottom w:val="0"/>
                  <w:divBdr>
                    <w:top w:val="none" w:sz="0" w:space="0" w:color="auto"/>
                    <w:left w:val="none" w:sz="0" w:space="0" w:color="auto"/>
                    <w:bottom w:val="none" w:sz="0" w:space="0" w:color="auto"/>
                    <w:right w:val="none" w:sz="0" w:space="0" w:color="auto"/>
                  </w:divBdr>
                  <w:divsChild>
                    <w:div w:id="797533031">
                      <w:marLeft w:val="0"/>
                      <w:marRight w:val="0"/>
                      <w:marTop w:val="0"/>
                      <w:marBottom w:val="990"/>
                      <w:divBdr>
                        <w:top w:val="none" w:sz="0" w:space="0" w:color="auto"/>
                        <w:left w:val="none" w:sz="0" w:space="0" w:color="auto"/>
                        <w:bottom w:val="none" w:sz="0" w:space="0" w:color="auto"/>
                        <w:right w:val="none" w:sz="0" w:space="0" w:color="auto"/>
                      </w:divBdr>
                      <w:divsChild>
                        <w:div w:id="1634168415">
                          <w:marLeft w:val="0"/>
                          <w:marRight w:val="0"/>
                          <w:marTop w:val="0"/>
                          <w:marBottom w:val="0"/>
                          <w:divBdr>
                            <w:top w:val="none" w:sz="0" w:space="0" w:color="auto"/>
                            <w:left w:val="none" w:sz="0" w:space="0" w:color="auto"/>
                            <w:bottom w:val="none" w:sz="0" w:space="0" w:color="auto"/>
                            <w:right w:val="none" w:sz="0" w:space="0" w:color="auto"/>
                          </w:divBdr>
                          <w:divsChild>
                            <w:div w:id="109982987">
                              <w:marLeft w:val="0"/>
                              <w:marRight w:val="0"/>
                              <w:marTop w:val="0"/>
                              <w:marBottom w:val="0"/>
                              <w:divBdr>
                                <w:top w:val="none" w:sz="0" w:space="0" w:color="auto"/>
                                <w:left w:val="none" w:sz="0" w:space="0" w:color="auto"/>
                                <w:bottom w:val="none" w:sz="0" w:space="0" w:color="auto"/>
                                <w:right w:val="none" w:sz="0" w:space="0" w:color="auto"/>
                              </w:divBdr>
                              <w:divsChild>
                                <w:div w:id="898712391">
                                  <w:marLeft w:val="0"/>
                                  <w:marRight w:val="0"/>
                                  <w:marTop w:val="0"/>
                                  <w:marBottom w:val="0"/>
                                  <w:divBdr>
                                    <w:top w:val="none" w:sz="0" w:space="0" w:color="auto"/>
                                    <w:left w:val="none" w:sz="0" w:space="0" w:color="auto"/>
                                    <w:bottom w:val="none" w:sz="0" w:space="0" w:color="auto"/>
                                    <w:right w:val="none" w:sz="0" w:space="0" w:color="auto"/>
                                  </w:divBdr>
                                  <w:divsChild>
                                    <w:div w:id="7368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08653">
                              <w:marLeft w:val="0"/>
                              <w:marRight w:val="0"/>
                              <w:marTop w:val="0"/>
                              <w:marBottom w:val="0"/>
                              <w:divBdr>
                                <w:top w:val="none" w:sz="0" w:space="0" w:color="auto"/>
                                <w:left w:val="none" w:sz="0" w:space="0" w:color="auto"/>
                                <w:bottom w:val="none" w:sz="0" w:space="0" w:color="auto"/>
                                <w:right w:val="none" w:sz="0" w:space="0" w:color="auto"/>
                              </w:divBdr>
                              <w:divsChild>
                                <w:div w:id="409469921">
                                  <w:marLeft w:val="0"/>
                                  <w:marRight w:val="0"/>
                                  <w:marTop w:val="0"/>
                                  <w:marBottom w:val="0"/>
                                  <w:divBdr>
                                    <w:top w:val="none" w:sz="0" w:space="0" w:color="auto"/>
                                    <w:left w:val="none" w:sz="0" w:space="0" w:color="auto"/>
                                    <w:bottom w:val="none" w:sz="0" w:space="0" w:color="auto"/>
                                    <w:right w:val="none" w:sz="0" w:space="0" w:color="auto"/>
                                  </w:divBdr>
                                  <w:divsChild>
                                    <w:div w:id="1961179344">
                                      <w:marLeft w:val="0"/>
                                      <w:marRight w:val="0"/>
                                      <w:marTop w:val="0"/>
                                      <w:marBottom w:val="0"/>
                                      <w:divBdr>
                                        <w:top w:val="none" w:sz="0" w:space="0" w:color="auto"/>
                                        <w:left w:val="none" w:sz="0" w:space="0" w:color="auto"/>
                                        <w:bottom w:val="none" w:sz="0" w:space="0" w:color="auto"/>
                                        <w:right w:val="none" w:sz="0" w:space="0" w:color="auto"/>
                                      </w:divBdr>
                                      <w:divsChild>
                                        <w:div w:id="202794491">
                                          <w:marLeft w:val="0"/>
                                          <w:marRight w:val="0"/>
                                          <w:marTop w:val="150"/>
                                          <w:marBottom w:val="0"/>
                                          <w:divBdr>
                                            <w:top w:val="none" w:sz="0" w:space="0" w:color="auto"/>
                                            <w:left w:val="none" w:sz="0" w:space="0" w:color="auto"/>
                                            <w:bottom w:val="none" w:sz="0" w:space="0" w:color="auto"/>
                                            <w:right w:val="none" w:sz="0" w:space="0" w:color="auto"/>
                                          </w:divBdr>
                                          <w:divsChild>
                                            <w:div w:id="532310724">
                                              <w:marLeft w:val="0"/>
                                              <w:marRight w:val="0"/>
                                              <w:marTop w:val="0"/>
                                              <w:marBottom w:val="0"/>
                                              <w:divBdr>
                                                <w:top w:val="none" w:sz="0" w:space="0" w:color="auto"/>
                                                <w:left w:val="none" w:sz="0" w:space="0" w:color="auto"/>
                                                <w:bottom w:val="none" w:sz="0" w:space="0" w:color="auto"/>
                                                <w:right w:val="none" w:sz="0" w:space="0" w:color="auto"/>
                                              </w:divBdr>
                                              <w:divsChild>
                                                <w:div w:id="140926213">
                                                  <w:marLeft w:val="0"/>
                                                  <w:marRight w:val="0"/>
                                                  <w:marTop w:val="15"/>
                                                  <w:marBottom w:val="240"/>
                                                  <w:divBdr>
                                                    <w:top w:val="none" w:sz="0" w:space="0" w:color="auto"/>
                                                    <w:left w:val="none" w:sz="0" w:space="0" w:color="auto"/>
                                                    <w:bottom w:val="none" w:sz="0" w:space="0" w:color="auto"/>
                                                    <w:right w:val="none" w:sz="0" w:space="0" w:color="auto"/>
                                                  </w:divBdr>
                                                  <w:divsChild>
                                                    <w:div w:id="21172455">
                                                      <w:marLeft w:val="0"/>
                                                      <w:marRight w:val="0"/>
                                                      <w:marTop w:val="0"/>
                                                      <w:marBottom w:val="0"/>
                                                      <w:divBdr>
                                                        <w:top w:val="none" w:sz="0" w:space="0" w:color="auto"/>
                                                        <w:left w:val="none" w:sz="0" w:space="0" w:color="auto"/>
                                                        <w:bottom w:val="none" w:sz="0" w:space="0" w:color="auto"/>
                                                        <w:right w:val="none" w:sz="0" w:space="0" w:color="auto"/>
                                                      </w:divBdr>
                                                      <w:divsChild>
                                                        <w:div w:id="2084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43544">
                                              <w:marLeft w:val="0"/>
                                              <w:marRight w:val="0"/>
                                              <w:marTop w:val="270"/>
                                              <w:marBottom w:val="0"/>
                                              <w:divBdr>
                                                <w:top w:val="none" w:sz="0" w:space="0" w:color="auto"/>
                                                <w:left w:val="none" w:sz="0" w:space="0" w:color="auto"/>
                                                <w:bottom w:val="none" w:sz="0" w:space="0" w:color="auto"/>
                                                <w:right w:val="none" w:sz="0" w:space="0" w:color="auto"/>
                                              </w:divBdr>
                                              <w:divsChild>
                                                <w:div w:id="1474058469">
                                                  <w:marLeft w:val="0"/>
                                                  <w:marRight w:val="0"/>
                                                  <w:marTop w:val="0"/>
                                                  <w:marBottom w:val="0"/>
                                                  <w:divBdr>
                                                    <w:top w:val="none" w:sz="0" w:space="0" w:color="auto"/>
                                                    <w:left w:val="none" w:sz="0" w:space="0" w:color="auto"/>
                                                    <w:bottom w:val="none" w:sz="0" w:space="0" w:color="auto"/>
                                                    <w:right w:val="none" w:sz="0" w:space="0" w:color="auto"/>
                                                  </w:divBdr>
                                                  <w:divsChild>
                                                    <w:div w:id="228269931">
                                                      <w:marLeft w:val="0"/>
                                                      <w:marRight w:val="0"/>
                                                      <w:marTop w:val="0"/>
                                                      <w:marBottom w:val="0"/>
                                                      <w:divBdr>
                                                        <w:top w:val="none" w:sz="0" w:space="0" w:color="auto"/>
                                                        <w:left w:val="none" w:sz="0" w:space="0" w:color="auto"/>
                                                        <w:bottom w:val="none" w:sz="0" w:space="0" w:color="auto"/>
                                                        <w:right w:val="none" w:sz="0" w:space="0" w:color="auto"/>
                                                      </w:divBdr>
                                                      <w:divsChild>
                                                        <w:div w:id="2052067423">
                                                          <w:marLeft w:val="0"/>
                                                          <w:marRight w:val="0"/>
                                                          <w:marTop w:val="75"/>
                                                          <w:marBottom w:val="75"/>
                                                          <w:divBdr>
                                                            <w:top w:val="none" w:sz="0" w:space="0" w:color="auto"/>
                                                            <w:left w:val="none" w:sz="0" w:space="0" w:color="auto"/>
                                                            <w:bottom w:val="none" w:sz="0" w:space="0" w:color="auto"/>
                                                            <w:right w:val="none" w:sz="0" w:space="0" w:color="auto"/>
                                                          </w:divBdr>
                                                        </w:div>
                                                        <w:div w:id="609967918">
                                                          <w:marLeft w:val="0"/>
                                                          <w:marRight w:val="0"/>
                                                          <w:marTop w:val="0"/>
                                                          <w:marBottom w:val="0"/>
                                                          <w:divBdr>
                                                            <w:top w:val="none" w:sz="0" w:space="0" w:color="auto"/>
                                                            <w:left w:val="none" w:sz="0" w:space="0" w:color="auto"/>
                                                            <w:bottom w:val="none" w:sz="0" w:space="0" w:color="auto"/>
                                                            <w:right w:val="none" w:sz="0" w:space="0" w:color="auto"/>
                                                          </w:divBdr>
                                                          <w:divsChild>
                                                            <w:div w:id="1646885998">
                                                              <w:marLeft w:val="0"/>
                                                              <w:marRight w:val="0"/>
                                                              <w:marTop w:val="0"/>
                                                              <w:marBottom w:val="0"/>
                                                              <w:divBdr>
                                                                <w:top w:val="none" w:sz="0" w:space="0" w:color="auto"/>
                                                                <w:left w:val="none" w:sz="0" w:space="0" w:color="auto"/>
                                                                <w:bottom w:val="none" w:sz="0" w:space="0" w:color="auto"/>
                                                                <w:right w:val="none" w:sz="0" w:space="0" w:color="auto"/>
                                                              </w:divBdr>
                                                              <w:divsChild>
                                                                <w:div w:id="3170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750921">
                                          <w:marLeft w:val="0"/>
                                          <w:marRight w:val="0"/>
                                          <w:marTop w:val="150"/>
                                          <w:marBottom w:val="0"/>
                                          <w:divBdr>
                                            <w:top w:val="none" w:sz="0" w:space="0" w:color="auto"/>
                                            <w:left w:val="none" w:sz="0" w:space="0" w:color="auto"/>
                                            <w:bottom w:val="none" w:sz="0" w:space="0" w:color="auto"/>
                                            <w:right w:val="none" w:sz="0" w:space="0" w:color="auto"/>
                                          </w:divBdr>
                                          <w:divsChild>
                                            <w:div w:id="1329215791">
                                              <w:marLeft w:val="0"/>
                                              <w:marRight w:val="0"/>
                                              <w:marTop w:val="0"/>
                                              <w:marBottom w:val="0"/>
                                              <w:divBdr>
                                                <w:top w:val="none" w:sz="0" w:space="0" w:color="auto"/>
                                                <w:left w:val="none" w:sz="0" w:space="0" w:color="auto"/>
                                                <w:bottom w:val="none" w:sz="0" w:space="0" w:color="auto"/>
                                                <w:right w:val="none" w:sz="0" w:space="0" w:color="auto"/>
                                              </w:divBdr>
                                              <w:divsChild>
                                                <w:div w:id="1673987781">
                                                  <w:marLeft w:val="0"/>
                                                  <w:marRight w:val="0"/>
                                                  <w:marTop w:val="15"/>
                                                  <w:marBottom w:val="240"/>
                                                  <w:divBdr>
                                                    <w:top w:val="none" w:sz="0" w:space="0" w:color="auto"/>
                                                    <w:left w:val="none" w:sz="0" w:space="0" w:color="auto"/>
                                                    <w:bottom w:val="none" w:sz="0" w:space="0" w:color="auto"/>
                                                    <w:right w:val="none" w:sz="0" w:space="0" w:color="auto"/>
                                                  </w:divBdr>
                                                  <w:divsChild>
                                                    <w:div w:id="1538930134">
                                                      <w:marLeft w:val="0"/>
                                                      <w:marRight w:val="0"/>
                                                      <w:marTop w:val="0"/>
                                                      <w:marBottom w:val="0"/>
                                                      <w:divBdr>
                                                        <w:top w:val="none" w:sz="0" w:space="0" w:color="auto"/>
                                                        <w:left w:val="none" w:sz="0" w:space="0" w:color="auto"/>
                                                        <w:bottom w:val="none" w:sz="0" w:space="0" w:color="auto"/>
                                                        <w:right w:val="none" w:sz="0" w:space="0" w:color="auto"/>
                                                      </w:divBdr>
                                                      <w:divsChild>
                                                        <w:div w:id="18432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39116">
                                          <w:marLeft w:val="0"/>
                                          <w:marRight w:val="0"/>
                                          <w:marTop w:val="150"/>
                                          <w:marBottom w:val="0"/>
                                          <w:divBdr>
                                            <w:top w:val="none" w:sz="0" w:space="0" w:color="auto"/>
                                            <w:left w:val="none" w:sz="0" w:space="0" w:color="auto"/>
                                            <w:bottom w:val="none" w:sz="0" w:space="0" w:color="auto"/>
                                            <w:right w:val="none" w:sz="0" w:space="0" w:color="auto"/>
                                          </w:divBdr>
                                          <w:divsChild>
                                            <w:div w:id="143591803">
                                              <w:marLeft w:val="0"/>
                                              <w:marRight w:val="0"/>
                                              <w:marTop w:val="0"/>
                                              <w:marBottom w:val="0"/>
                                              <w:divBdr>
                                                <w:top w:val="none" w:sz="0" w:space="0" w:color="auto"/>
                                                <w:left w:val="none" w:sz="0" w:space="0" w:color="auto"/>
                                                <w:bottom w:val="none" w:sz="0" w:space="0" w:color="auto"/>
                                                <w:right w:val="none" w:sz="0" w:space="0" w:color="auto"/>
                                              </w:divBdr>
                                              <w:divsChild>
                                                <w:div w:id="892621069">
                                                  <w:marLeft w:val="0"/>
                                                  <w:marRight w:val="0"/>
                                                  <w:marTop w:val="15"/>
                                                  <w:marBottom w:val="240"/>
                                                  <w:divBdr>
                                                    <w:top w:val="none" w:sz="0" w:space="0" w:color="auto"/>
                                                    <w:left w:val="none" w:sz="0" w:space="0" w:color="auto"/>
                                                    <w:bottom w:val="none" w:sz="0" w:space="0" w:color="auto"/>
                                                    <w:right w:val="none" w:sz="0" w:space="0" w:color="auto"/>
                                                  </w:divBdr>
                                                  <w:divsChild>
                                                    <w:div w:id="1139617700">
                                                      <w:marLeft w:val="0"/>
                                                      <w:marRight w:val="0"/>
                                                      <w:marTop w:val="0"/>
                                                      <w:marBottom w:val="0"/>
                                                      <w:divBdr>
                                                        <w:top w:val="none" w:sz="0" w:space="0" w:color="auto"/>
                                                        <w:left w:val="none" w:sz="0" w:space="0" w:color="auto"/>
                                                        <w:bottom w:val="none" w:sz="0" w:space="0" w:color="auto"/>
                                                        <w:right w:val="none" w:sz="0" w:space="0" w:color="auto"/>
                                                      </w:divBdr>
                                                      <w:divsChild>
                                                        <w:div w:id="9929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7317">
                                              <w:marLeft w:val="0"/>
                                              <w:marRight w:val="0"/>
                                              <w:marTop w:val="270"/>
                                              <w:marBottom w:val="0"/>
                                              <w:divBdr>
                                                <w:top w:val="none" w:sz="0" w:space="0" w:color="auto"/>
                                                <w:left w:val="none" w:sz="0" w:space="0" w:color="auto"/>
                                                <w:bottom w:val="none" w:sz="0" w:space="0" w:color="auto"/>
                                                <w:right w:val="none" w:sz="0" w:space="0" w:color="auto"/>
                                              </w:divBdr>
                                              <w:divsChild>
                                                <w:div w:id="1478495478">
                                                  <w:marLeft w:val="0"/>
                                                  <w:marRight w:val="0"/>
                                                  <w:marTop w:val="0"/>
                                                  <w:marBottom w:val="0"/>
                                                  <w:divBdr>
                                                    <w:top w:val="none" w:sz="0" w:space="0" w:color="auto"/>
                                                    <w:left w:val="none" w:sz="0" w:space="0" w:color="auto"/>
                                                    <w:bottom w:val="none" w:sz="0" w:space="0" w:color="auto"/>
                                                    <w:right w:val="none" w:sz="0" w:space="0" w:color="auto"/>
                                                  </w:divBdr>
                                                  <w:divsChild>
                                                    <w:div w:id="1381203902">
                                                      <w:marLeft w:val="0"/>
                                                      <w:marRight w:val="0"/>
                                                      <w:marTop w:val="0"/>
                                                      <w:marBottom w:val="0"/>
                                                      <w:divBdr>
                                                        <w:top w:val="none" w:sz="0" w:space="0" w:color="auto"/>
                                                        <w:left w:val="none" w:sz="0" w:space="0" w:color="auto"/>
                                                        <w:bottom w:val="none" w:sz="0" w:space="0" w:color="auto"/>
                                                        <w:right w:val="none" w:sz="0" w:space="0" w:color="auto"/>
                                                      </w:divBdr>
                                                      <w:divsChild>
                                                        <w:div w:id="982394822">
                                                          <w:marLeft w:val="0"/>
                                                          <w:marRight w:val="0"/>
                                                          <w:marTop w:val="75"/>
                                                          <w:marBottom w:val="75"/>
                                                          <w:divBdr>
                                                            <w:top w:val="none" w:sz="0" w:space="0" w:color="auto"/>
                                                            <w:left w:val="none" w:sz="0" w:space="0" w:color="auto"/>
                                                            <w:bottom w:val="none" w:sz="0" w:space="0" w:color="auto"/>
                                                            <w:right w:val="none" w:sz="0" w:space="0" w:color="auto"/>
                                                          </w:divBdr>
                                                        </w:div>
                                                        <w:div w:id="1219559680">
                                                          <w:marLeft w:val="0"/>
                                                          <w:marRight w:val="0"/>
                                                          <w:marTop w:val="0"/>
                                                          <w:marBottom w:val="0"/>
                                                          <w:divBdr>
                                                            <w:top w:val="none" w:sz="0" w:space="0" w:color="auto"/>
                                                            <w:left w:val="none" w:sz="0" w:space="0" w:color="auto"/>
                                                            <w:bottom w:val="none" w:sz="0" w:space="0" w:color="auto"/>
                                                            <w:right w:val="none" w:sz="0" w:space="0" w:color="auto"/>
                                                          </w:divBdr>
                                                          <w:divsChild>
                                                            <w:div w:id="208341802">
                                                              <w:marLeft w:val="0"/>
                                                              <w:marRight w:val="0"/>
                                                              <w:marTop w:val="0"/>
                                                              <w:marBottom w:val="0"/>
                                                              <w:divBdr>
                                                                <w:top w:val="none" w:sz="0" w:space="0" w:color="auto"/>
                                                                <w:left w:val="none" w:sz="0" w:space="0" w:color="auto"/>
                                                                <w:bottom w:val="none" w:sz="0" w:space="0" w:color="auto"/>
                                                                <w:right w:val="none" w:sz="0" w:space="0" w:color="auto"/>
                                                              </w:divBdr>
                                                              <w:divsChild>
                                                                <w:div w:id="16251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2256379">
                          <w:marLeft w:val="0"/>
                          <w:marRight w:val="0"/>
                          <w:marTop w:val="0"/>
                          <w:marBottom w:val="0"/>
                          <w:divBdr>
                            <w:top w:val="none" w:sz="0" w:space="0" w:color="auto"/>
                            <w:left w:val="none" w:sz="0" w:space="0" w:color="auto"/>
                            <w:bottom w:val="none" w:sz="0" w:space="0" w:color="auto"/>
                            <w:right w:val="none" w:sz="0" w:space="0" w:color="auto"/>
                          </w:divBdr>
                          <w:divsChild>
                            <w:div w:id="12490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5632">
                      <w:marLeft w:val="0"/>
                      <w:marRight w:val="0"/>
                      <w:marTop w:val="0"/>
                      <w:marBottom w:val="990"/>
                      <w:divBdr>
                        <w:top w:val="none" w:sz="0" w:space="0" w:color="auto"/>
                        <w:left w:val="none" w:sz="0" w:space="0" w:color="auto"/>
                        <w:bottom w:val="none" w:sz="0" w:space="0" w:color="auto"/>
                        <w:right w:val="none" w:sz="0" w:space="0" w:color="auto"/>
                      </w:divBdr>
                      <w:divsChild>
                        <w:div w:id="96408492">
                          <w:marLeft w:val="0"/>
                          <w:marRight w:val="0"/>
                          <w:marTop w:val="0"/>
                          <w:marBottom w:val="0"/>
                          <w:divBdr>
                            <w:top w:val="none" w:sz="0" w:space="0" w:color="auto"/>
                            <w:left w:val="none" w:sz="0" w:space="0" w:color="auto"/>
                            <w:bottom w:val="none" w:sz="0" w:space="0" w:color="auto"/>
                            <w:right w:val="none" w:sz="0" w:space="0" w:color="auto"/>
                          </w:divBdr>
                          <w:divsChild>
                            <w:div w:id="1790928588">
                              <w:marLeft w:val="0"/>
                              <w:marRight w:val="0"/>
                              <w:marTop w:val="0"/>
                              <w:marBottom w:val="0"/>
                              <w:divBdr>
                                <w:top w:val="none" w:sz="0" w:space="0" w:color="auto"/>
                                <w:left w:val="none" w:sz="0" w:space="0" w:color="auto"/>
                                <w:bottom w:val="none" w:sz="0" w:space="0" w:color="auto"/>
                                <w:right w:val="none" w:sz="0" w:space="0" w:color="auto"/>
                              </w:divBdr>
                              <w:divsChild>
                                <w:div w:id="285620854">
                                  <w:marLeft w:val="0"/>
                                  <w:marRight w:val="0"/>
                                  <w:marTop w:val="0"/>
                                  <w:marBottom w:val="0"/>
                                  <w:divBdr>
                                    <w:top w:val="none" w:sz="0" w:space="0" w:color="auto"/>
                                    <w:left w:val="none" w:sz="0" w:space="0" w:color="auto"/>
                                    <w:bottom w:val="none" w:sz="0" w:space="0" w:color="auto"/>
                                    <w:right w:val="none" w:sz="0" w:space="0" w:color="auto"/>
                                  </w:divBdr>
                                  <w:divsChild>
                                    <w:div w:id="4735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881">
                              <w:marLeft w:val="0"/>
                              <w:marRight w:val="0"/>
                              <w:marTop w:val="0"/>
                              <w:marBottom w:val="0"/>
                              <w:divBdr>
                                <w:top w:val="none" w:sz="0" w:space="0" w:color="auto"/>
                                <w:left w:val="none" w:sz="0" w:space="0" w:color="auto"/>
                                <w:bottom w:val="none" w:sz="0" w:space="0" w:color="auto"/>
                                <w:right w:val="none" w:sz="0" w:space="0" w:color="auto"/>
                              </w:divBdr>
                              <w:divsChild>
                                <w:div w:id="1577204150">
                                  <w:marLeft w:val="0"/>
                                  <w:marRight w:val="0"/>
                                  <w:marTop w:val="0"/>
                                  <w:marBottom w:val="0"/>
                                  <w:divBdr>
                                    <w:top w:val="none" w:sz="0" w:space="0" w:color="auto"/>
                                    <w:left w:val="none" w:sz="0" w:space="0" w:color="auto"/>
                                    <w:bottom w:val="none" w:sz="0" w:space="0" w:color="auto"/>
                                    <w:right w:val="none" w:sz="0" w:space="0" w:color="auto"/>
                                  </w:divBdr>
                                  <w:divsChild>
                                    <w:div w:id="1569265274">
                                      <w:marLeft w:val="0"/>
                                      <w:marRight w:val="0"/>
                                      <w:marTop w:val="0"/>
                                      <w:marBottom w:val="0"/>
                                      <w:divBdr>
                                        <w:top w:val="none" w:sz="0" w:space="0" w:color="auto"/>
                                        <w:left w:val="none" w:sz="0" w:space="0" w:color="auto"/>
                                        <w:bottom w:val="none" w:sz="0" w:space="0" w:color="auto"/>
                                        <w:right w:val="none" w:sz="0" w:space="0" w:color="auto"/>
                                      </w:divBdr>
                                      <w:divsChild>
                                        <w:div w:id="469906243">
                                          <w:marLeft w:val="0"/>
                                          <w:marRight w:val="0"/>
                                          <w:marTop w:val="150"/>
                                          <w:marBottom w:val="0"/>
                                          <w:divBdr>
                                            <w:top w:val="none" w:sz="0" w:space="0" w:color="auto"/>
                                            <w:left w:val="none" w:sz="0" w:space="0" w:color="auto"/>
                                            <w:bottom w:val="none" w:sz="0" w:space="0" w:color="auto"/>
                                            <w:right w:val="none" w:sz="0" w:space="0" w:color="auto"/>
                                          </w:divBdr>
                                          <w:divsChild>
                                            <w:div w:id="186138502">
                                              <w:marLeft w:val="0"/>
                                              <w:marRight w:val="0"/>
                                              <w:marTop w:val="0"/>
                                              <w:marBottom w:val="0"/>
                                              <w:divBdr>
                                                <w:top w:val="none" w:sz="0" w:space="0" w:color="auto"/>
                                                <w:left w:val="none" w:sz="0" w:space="0" w:color="auto"/>
                                                <w:bottom w:val="none" w:sz="0" w:space="0" w:color="auto"/>
                                                <w:right w:val="none" w:sz="0" w:space="0" w:color="auto"/>
                                              </w:divBdr>
                                              <w:divsChild>
                                                <w:div w:id="1274752217">
                                                  <w:marLeft w:val="0"/>
                                                  <w:marRight w:val="0"/>
                                                  <w:marTop w:val="15"/>
                                                  <w:marBottom w:val="240"/>
                                                  <w:divBdr>
                                                    <w:top w:val="none" w:sz="0" w:space="0" w:color="auto"/>
                                                    <w:left w:val="none" w:sz="0" w:space="0" w:color="auto"/>
                                                    <w:bottom w:val="none" w:sz="0" w:space="0" w:color="auto"/>
                                                    <w:right w:val="none" w:sz="0" w:space="0" w:color="auto"/>
                                                  </w:divBdr>
                                                  <w:divsChild>
                                                    <w:div w:id="415715656">
                                                      <w:marLeft w:val="0"/>
                                                      <w:marRight w:val="0"/>
                                                      <w:marTop w:val="0"/>
                                                      <w:marBottom w:val="0"/>
                                                      <w:divBdr>
                                                        <w:top w:val="none" w:sz="0" w:space="0" w:color="auto"/>
                                                        <w:left w:val="none" w:sz="0" w:space="0" w:color="auto"/>
                                                        <w:bottom w:val="none" w:sz="0" w:space="0" w:color="auto"/>
                                                        <w:right w:val="none" w:sz="0" w:space="0" w:color="auto"/>
                                                      </w:divBdr>
                                                      <w:divsChild>
                                                        <w:div w:id="14454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91666">
                                          <w:marLeft w:val="0"/>
                                          <w:marRight w:val="0"/>
                                          <w:marTop w:val="150"/>
                                          <w:marBottom w:val="0"/>
                                          <w:divBdr>
                                            <w:top w:val="none" w:sz="0" w:space="0" w:color="auto"/>
                                            <w:left w:val="none" w:sz="0" w:space="0" w:color="auto"/>
                                            <w:bottom w:val="none" w:sz="0" w:space="0" w:color="auto"/>
                                            <w:right w:val="none" w:sz="0" w:space="0" w:color="auto"/>
                                          </w:divBdr>
                                          <w:divsChild>
                                            <w:div w:id="451168755">
                                              <w:marLeft w:val="0"/>
                                              <w:marRight w:val="0"/>
                                              <w:marTop w:val="0"/>
                                              <w:marBottom w:val="0"/>
                                              <w:divBdr>
                                                <w:top w:val="none" w:sz="0" w:space="0" w:color="auto"/>
                                                <w:left w:val="none" w:sz="0" w:space="0" w:color="auto"/>
                                                <w:bottom w:val="none" w:sz="0" w:space="0" w:color="auto"/>
                                                <w:right w:val="none" w:sz="0" w:space="0" w:color="auto"/>
                                              </w:divBdr>
                                              <w:divsChild>
                                                <w:div w:id="179399731">
                                                  <w:marLeft w:val="0"/>
                                                  <w:marRight w:val="0"/>
                                                  <w:marTop w:val="15"/>
                                                  <w:marBottom w:val="240"/>
                                                  <w:divBdr>
                                                    <w:top w:val="none" w:sz="0" w:space="0" w:color="auto"/>
                                                    <w:left w:val="none" w:sz="0" w:space="0" w:color="auto"/>
                                                    <w:bottom w:val="none" w:sz="0" w:space="0" w:color="auto"/>
                                                    <w:right w:val="none" w:sz="0" w:space="0" w:color="auto"/>
                                                  </w:divBdr>
                                                  <w:divsChild>
                                                    <w:div w:id="1356494483">
                                                      <w:marLeft w:val="0"/>
                                                      <w:marRight w:val="0"/>
                                                      <w:marTop w:val="0"/>
                                                      <w:marBottom w:val="0"/>
                                                      <w:divBdr>
                                                        <w:top w:val="none" w:sz="0" w:space="0" w:color="auto"/>
                                                        <w:left w:val="none" w:sz="0" w:space="0" w:color="auto"/>
                                                        <w:bottom w:val="none" w:sz="0" w:space="0" w:color="auto"/>
                                                        <w:right w:val="none" w:sz="0" w:space="0" w:color="auto"/>
                                                      </w:divBdr>
                                                      <w:divsChild>
                                                        <w:div w:id="4760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106017">
                                          <w:marLeft w:val="0"/>
                                          <w:marRight w:val="0"/>
                                          <w:marTop w:val="150"/>
                                          <w:marBottom w:val="0"/>
                                          <w:divBdr>
                                            <w:top w:val="none" w:sz="0" w:space="0" w:color="auto"/>
                                            <w:left w:val="none" w:sz="0" w:space="0" w:color="auto"/>
                                            <w:bottom w:val="none" w:sz="0" w:space="0" w:color="auto"/>
                                            <w:right w:val="none" w:sz="0" w:space="0" w:color="auto"/>
                                          </w:divBdr>
                                          <w:divsChild>
                                            <w:div w:id="1977177427">
                                              <w:marLeft w:val="0"/>
                                              <w:marRight w:val="0"/>
                                              <w:marTop w:val="0"/>
                                              <w:marBottom w:val="0"/>
                                              <w:divBdr>
                                                <w:top w:val="none" w:sz="0" w:space="0" w:color="auto"/>
                                                <w:left w:val="none" w:sz="0" w:space="0" w:color="auto"/>
                                                <w:bottom w:val="none" w:sz="0" w:space="0" w:color="auto"/>
                                                <w:right w:val="none" w:sz="0" w:space="0" w:color="auto"/>
                                              </w:divBdr>
                                              <w:divsChild>
                                                <w:div w:id="1537548473">
                                                  <w:marLeft w:val="0"/>
                                                  <w:marRight w:val="0"/>
                                                  <w:marTop w:val="15"/>
                                                  <w:marBottom w:val="240"/>
                                                  <w:divBdr>
                                                    <w:top w:val="none" w:sz="0" w:space="0" w:color="auto"/>
                                                    <w:left w:val="none" w:sz="0" w:space="0" w:color="auto"/>
                                                    <w:bottom w:val="none" w:sz="0" w:space="0" w:color="auto"/>
                                                    <w:right w:val="none" w:sz="0" w:space="0" w:color="auto"/>
                                                  </w:divBdr>
                                                  <w:divsChild>
                                                    <w:div w:id="1740130218">
                                                      <w:marLeft w:val="0"/>
                                                      <w:marRight w:val="0"/>
                                                      <w:marTop w:val="0"/>
                                                      <w:marBottom w:val="0"/>
                                                      <w:divBdr>
                                                        <w:top w:val="none" w:sz="0" w:space="0" w:color="auto"/>
                                                        <w:left w:val="none" w:sz="0" w:space="0" w:color="auto"/>
                                                        <w:bottom w:val="none" w:sz="0" w:space="0" w:color="auto"/>
                                                        <w:right w:val="none" w:sz="0" w:space="0" w:color="auto"/>
                                                      </w:divBdr>
                                                      <w:divsChild>
                                                        <w:div w:id="20988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50425">
                                              <w:marLeft w:val="0"/>
                                              <w:marRight w:val="0"/>
                                              <w:marTop w:val="270"/>
                                              <w:marBottom w:val="0"/>
                                              <w:divBdr>
                                                <w:top w:val="none" w:sz="0" w:space="0" w:color="auto"/>
                                                <w:left w:val="none" w:sz="0" w:space="0" w:color="auto"/>
                                                <w:bottom w:val="none" w:sz="0" w:space="0" w:color="auto"/>
                                                <w:right w:val="none" w:sz="0" w:space="0" w:color="auto"/>
                                              </w:divBdr>
                                              <w:divsChild>
                                                <w:div w:id="214048573">
                                                  <w:marLeft w:val="0"/>
                                                  <w:marRight w:val="0"/>
                                                  <w:marTop w:val="0"/>
                                                  <w:marBottom w:val="0"/>
                                                  <w:divBdr>
                                                    <w:top w:val="none" w:sz="0" w:space="0" w:color="auto"/>
                                                    <w:left w:val="none" w:sz="0" w:space="0" w:color="auto"/>
                                                    <w:bottom w:val="none" w:sz="0" w:space="0" w:color="auto"/>
                                                    <w:right w:val="none" w:sz="0" w:space="0" w:color="auto"/>
                                                  </w:divBdr>
                                                  <w:divsChild>
                                                    <w:div w:id="2133550351">
                                                      <w:marLeft w:val="0"/>
                                                      <w:marRight w:val="0"/>
                                                      <w:marTop w:val="0"/>
                                                      <w:marBottom w:val="0"/>
                                                      <w:divBdr>
                                                        <w:top w:val="none" w:sz="0" w:space="0" w:color="auto"/>
                                                        <w:left w:val="none" w:sz="0" w:space="0" w:color="auto"/>
                                                        <w:bottom w:val="none" w:sz="0" w:space="0" w:color="auto"/>
                                                        <w:right w:val="none" w:sz="0" w:space="0" w:color="auto"/>
                                                      </w:divBdr>
                                                      <w:divsChild>
                                                        <w:div w:id="1669478682">
                                                          <w:marLeft w:val="0"/>
                                                          <w:marRight w:val="0"/>
                                                          <w:marTop w:val="75"/>
                                                          <w:marBottom w:val="75"/>
                                                          <w:divBdr>
                                                            <w:top w:val="none" w:sz="0" w:space="0" w:color="auto"/>
                                                            <w:left w:val="none" w:sz="0" w:space="0" w:color="auto"/>
                                                            <w:bottom w:val="none" w:sz="0" w:space="0" w:color="auto"/>
                                                            <w:right w:val="none" w:sz="0" w:space="0" w:color="auto"/>
                                                          </w:divBdr>
                                                        </w:div>
                                                        <w:div w:id="215556485">
                                                          <w:marLeft w:val="0"/>
                                                          <w:marRight w:val="0"/>
                                                          <w:marTop w:val="0"/>
                                                          <w:marBottom w:val="0"/>
                                                          <w:divBdr>
                                                            <w:top w:val="none" w:sz="0" w:space="0" w:color="auto"/>
                                                            <w:left w:val="none" w:sz="0" w:space="0" w:color="auto"/>
                                                            <w:bottom w:val="none" w:sz="0" w:space="0" w:color="auto"/>
                                                            <w:right w:val="none" w:sz="0" w:space="0" w:color="auto"/>
                                                          </w:divBdr>
                                                          <w:divsChild>
                                                            <w:div w:id="191889678">
                                                              <w:marLeft w:val="0"/>
                                                              <w:marRight w:val="0"/>
                                                              <w:marTop w:val="0"/>
                                                              <w:marBottom w:val="0"/>
                                                              <w:divBdr>
                                                                <w:top w:val="none" w:sz="0" w:space="0" w:color="auto"/>
                                                                <w:left w:val="none" w:sz="0" w:space="0" w:color="auto"/>
                                                                <w:bottom w:val="none" w:sz="0" w:space="0" w:color="auto"/>
                                                                <w:right w:val="none" w:sz="0" w:space="0" w:color="auto"/>
                                                              </w:divBdr>
                                                              <w:divsChild>
                                                                <w:div w:id="10304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963977">
                          <w:marLeft w:val="0"/>
                          <w:marRight w:val="0"/>
                          <w:marTop w:val="0"/>
                          <w:marBottom w:val="0"/>
                          <w:divBdr>
                            <w:top w:val="none" w:sz="0" w:space="0" w:color="auto"/>
                            <w:left w:val="none" w:sz="0" w:space="0" w:color="auto"/>
                            <w:bottom w:val="none" w:sz="0" w:space="0" w:color="auto"/>
                            <w:right w:val="none" w:sz="0" w:space="0" w:color="auto"/>
                          </w:divBdr>
                          <w:divsChild>
                            <w:div w:id="12796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41952">
                      <w:marLeft w:val="0"/>
                      <w:marRight w:val="0"/>
                      <w:marTop w:val="0"/>
                      <w:marBottom w:val="990"/>
                      <w:divBdr>
                        <w:top w:val="none" w:sz="0" w:space="0" w:color="auto"/>
                        <w:left w:val="none" w:sz="0" w:space="0" w:color="auto"/>
                        <w:bottom w:val="none" w:sz="0" w:space="0" w:color="auto"/>
                        <w:right w:val="none" w:sz="0" w:space="0" w:color="auto"/>
                      </w:divBdr>
                      <w:divsChild>
                        <w:div w:id="163520858">
                          <w:marLeft w:val="0"/>
                          <w:marRight w:val="0"/>
                          <w:marTop w:val="0"/>
                          <w:marBottom w:val="0"/>
                          <w:divBdr>
                            <w:top w:val="none" w:sz="0" w:space="0" w:color="auto"/>
                            <w:left w:val="none" w:sz="0" w:space="0" w:color="auto"/>
                            <w:bottom w:val="none" w:sz="0" w:space="0" w:color="auto"/>
                            <w:right w:val="none" w:sz="0" w:space="0" w:color="auto"/>
                          </w:divBdr>
                          <w:divsChild>
                            <w:div w:id="275985091">
                              <w:marLeft w:val="0"/>
                              <w:marRight w:val="0"/>
                              <w:marTop w:val="0"/>
                              <w:marBottom w:val="0"/>
                              <w:divBdr>
                                <w:top w:val="none" w:sz="0" w:space="0" w:color="auto"/>
                                <w:left w:val="none" w:sz="0" w:space="0" w:color="auto"/>
                                <w:bottom w:val="none" w:sz="0" w:space="0" w:color="auto"/>
                                <w:right w:val="none" w:sz="0" w:space="0" w:color="auto"/>
                              </w:divBdr>
                              <w:divsChild>
                                <w:div w:id="1647078828">
                                  <w:marLeft w:val="0"/>
                                  <w:marRight w:val="0"/>
                                  <w:marTop w:val="0"/>
                                  <w:marBottom w:val="0"/>
                                  <w:divBdr>
                                    <w:top w:val="none" w:sz="0" w:space="0" w:color="auto"/>
                                    <w:left w:val="none" w:sz="0" w:space="0" w:color="auto"/>
                                    <w:bottom w:val="none" w:sz="0" w:space="0" w:color="auto"/>
                                    <w:right w:val="none" w:sz="0" w:space="0" w:color="auto"/>
                                  </w:divBdr>
                                  <w:divsChild>
                                    <w:div w:id="21417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1442">
                              <w:marLeft w:val="0"/>
                              <w:marRight w:val="0"/>
                              <w:marTop w:val="0"/>
                              <w:marBottom w:val="0"/>
                              <w:divBdr>
                                <w:top w:val="none" w:sz="0" w:space="0" w:color="auto"/>
                                <w:left w:val="none" w:sz="0" w:space="0" w:color="auto"/>
                                <w:bottom w:val="none" w:sz="0" w:space="0" w:color="auto"/>
                                <w:right w:val="none" w:sz="0" w:space="0" w:color="auto"/>
                              </w:divBdr>
                              <w:divsChild>
                                <w:div w:id="665670856">
                                  <w:marLeft w:val="0"/>
                                  <w:marRight w:val="0"/>
                                  <w:marTop w:val="0"/>
                                  <w:marBottom w:val="0"/>
                                  <w:divBdr>
                                    <w:top w:val="none" w:sz="0" w:space="0" w:color="auto"/>
                                    <w:left w:val="none" w:sz="0" w:space="0" w:color="auto"/>
                                    <w:bottom w:val="none" w:sz="0" w:space="0" w:color="auto"/>
                                    <w:right w:val="none" w:sz="0" w:space="0" w:color="auto"/>
                                  </w:divBdr>
                                  <w:divsChild>
                                    <w:div w:id="237985720">
                                      <w:marLeft w:val="0"/>
                                      <w:marRight w:val="0"/>
                                      <w:marTop w:val="0"/>
                                      <w:marBottom w:val="0"/>
                                      <w:divBdr>
                                        <w:top w:val="none" w:sz="0" w:space="0" w:color="auto"/>
                                        <w:left w:val="none" w:sz="0" w:space="0" w:color="auto"/>
                                        <w:bottom w:val="none" w:sz="0" w:space="0" w:color="auto"/>
                                        <w:right w:val="none" w:sz="0" w:space="0" w:color="auto"/>
                                      </w:divBdr>
                                      <w:divsChild>
                                        <w:div w:id="253588775">
                                          <w:marLeft w:val="0"/>
                                          <w:marRight w:val="0"/>
                                          <w:marTop w:val="150"/>
                                          <w:marBottom w:val="0"/>
                                          <w:divBdr>
                                            <w:top w:val="none" w:sz="0" w:space="0" w:color="auto"/>
                                            <w:left w:val="none" w:sz="0" w:space="0" w:color="auto"/>
                                            <w:bottom w:val="none" w:sz="0" w:space="0" w:color="auto"/>
                                            <w:right w:val="none" w:sz="0" w:space="0" w:color="auto"/>
                                          </w:divBdr>
                                          <w:divsChild>
                                            <w:div w:id="1773937820">
                                              <w:marLeft w:val="0"/>
                                              <w:marRight w:val="0"/>
                                              <w:marTop w:val="0"/>
                                              <w:marBottom w:val="0"/>
                                              <w:divBdr>
                                                <w:top w:val="none" w:sz="0" w:space="0" w:color="auto"/>
                                                <w:left w:val="none" w:sz="0" w:space="0" w:color="auto"/>
                                                <w:bottom w:val="none" w:sz="0" w:space="0" w:color="auto"/>
                                                <w:right w:val="none" w:sz="0" w:space="0" w:color="auto"/>
                                              </w:divBdr>
                                              <w:divsChild>
                                                <w:div w:id="1035501506">
                                                  <w:marLeft w:val="0"/>
                                                  <w:marRight w:val="0"/>
                                                  <w:marTop w:val="15"/>
                                                  <w:marBottom w:val="240"/>
                                                  <w:divBdr>
                                                    <w:top w:val="none" w:sz="0" w:space="0" w:color="auto"/>
                                                    <w:left w:val="none" w:sz="0" w:space="0" w:color="auto"/>
                                                    <w:bottom w:val="none" w:sz="0" w:space="0" w:color="auto"/>
                                                    <w:right w:val="none" w:sz="0" w:space="0" w:color="auto"/>
                                                  </w:divBdr>
                                                  <w:divsChild>
                                                    <w:div w:id="442918464">
                                                      <w:marLeft w:val="0"/>
                                                      <w:marRight w:val="0"/>
                                                      <w:marTop w:val="0"/>
                                                      <w:marBottom w:val="0"/>
                                                      <w:divBdr>
                                                        <w:top w:val="none" w:sz="0" w:space="0" w:color="auto"/>
                                                        <w:left w:val="none" w:sz="0" w:space="0" w:color="auto"/>
                                                        <w:bottom w:val="none" w:sz="0" w:space="0" w:color="auto"/>
                                                        <w:right w:val="none" w:sz="0" w:space="0" w:color="auto"/>
                                                      </w:divBdr>
                                                      <w:divsChild>
                                                        <w:div w:id="19463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415648">
                                          <w:marLeft w:val="0"/>
                                          <w:marRight w:val="0"/>
                                          <w:marTop w:val="150"/>
                                          <w:marBottom w:val="0"/>
                                          <w:divBdr>
                                            <w:top w:val="none" w:sz="0" w:space="0" w:color="auto"/>
                                            <w:left w:val="none" w:sz="0" w:space="0" w:color="auto"/>
                                            <w:bottom w:val="none" w:sz="0" w:space="0" w:color="auto"/>
                                            <w:right w:val="none" w:sz="0" w:space="0" w:color="auto"/>
                                          </w:divBdr>
                                          <w:divsChild>
                                            <w:div w:id="1221674751">
                                              <w:marLeft w:val="0"/>
                                              <w:marRight w:val="0"/>
                                              <w:marTop w:val="0"/>
                                              <w:marBottom w:val="0"/>
                                              <w:divBdr>
                                                <w:top w:val="none" w:sz="0" w:space="0" w:color="auto"/>
                                                <w:left w:val="none" w:sz="0" w:space="0" w:color="auto"/>
                                                <w:bottom w:val="none" w:sz="0" w:space="0" w:color="auto"/>
                                                <w:right w:val="none" w:sz="0" w:space="0" w:color="auto"/>
                                              </w:divBdr>
                                              <w:divsChild>
                                                <w:div w:id="1448085453">
                                                  <w:marLeft w:val="0"/>
                                                  <w:marRight w:val="0"/>
                                                  <w:marTop w:val="15"/>
                                                  <w:marBottom w:val="240"/>
                                                  <w:divBdr>
                                                    <w:top w:val="none" w:sz="0" w:space="0" w:color="auto"/>
                                                    <w:left w:val="none" w:sz="0" w:space="0" w:color="auto"/>
                                                    <w:bottom w:val="none" w:sz="0" w:space="0" w:color="auto"/>
                                                    <w:right w:val="none" w:sz="0" w:space="0" w:color="auto"/>
                                                  </w:divBdr>
                                                  <w:divsChild>
                                                    <w:div w:id="1665932709">
                                                      <w:marLeft w:val="0"/>
                                                      <w:marRight w:val="0"/>
                                                      <w:marTop w:val="0"/>
                                                      <w:marBottom w:val="0"/>
                                                      <w:divBdr>
                                                        <w:top w:val="none" w:sz="0" w:space="0" w:color="auto"/>
                                                        <w:left w:val="none" w:sz="0" w:space="0" w:color="auto"/>
                                                        <w:bottom w:val="none" w:sz="0" w:space="0" w:color="auto"/>
                                                        <w:right w:val="none" w:sz="0" w:space="0" w:color="auto"/>
                                                      </w:divBdr>
                                                      <w:divsChild>
                                                        <w:div w:id="20062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121">
                                              <w:marLeft w:val="0"/>
                                              <w:marRight w:val="0"/>
                                              <w:marTop w:val="270"/>
                                              <w:marBottom w:val="0"/>
                                              <w:divBdr>
                                                <w:top w:val="none" w:sz="0" w:space="0" w:color="auto"/>
                                                <w:left w:val="none" w:sz="0" w:space="0" w:color="auto"/>
                                                <w:bottom w:val="none" w:sz="0" w:space="0" w:color="auto"/>
                                                <w:right w:val="none" w:sz="0" w:space="0" w:color="auto"/>
                                              </w:divBdr>
                                              <w:divsChild>
                                                <w:div w:id="1063141050">
                                                  <w:marLeft w:val="0"/>
                                                  <w:marRight w:val="0"/>
                                                  <w:marTop w:val="0"/>
                                                  <w:marBottom w:val="0"/>
                                                  <w:divBdr>
                                                    <w:top w:val="none" w:sz="0" w:space="0" w:color="auto"/>
                                                    <w:left w:val="none" w:sz="0" w:space="0" w:color="auto"/>
                                                    <w:bottom w:val="none" w:sz="0" w:space="0" w:color="auto"/>
                                                    <w:right w:val="none" w:sz="0" w:space="0" w:color="auto"/>
                                                  </w:divBdr>
                                                  <w:divsChild>
                                                    <w:div w:id="1970210291">
                                                      <w:marLeft w:val="0"/>
                                                      <w:marRight w:val="0"/>
                                                      <w:marTop w:val="0"/>
                                                      <w:marBottom w:val="0"/>
                                                      <w:divBdr>
                                                        <w:top w:val="none" w:sz="0" w:space="0" w:color="auto"/>
                                                        <w:left w:val="none" w:sz="0" w:space="0" w:color="auto"/>
                                                        <w:bottom w:val="none" w:sz="0" w:space="0" w:color="auto"/>
                                                        <w:right w:val="none" w:sz="0" w:space="0" w:color="auto"/>
                                                      </w:divBdr>
                                                      <w:divsChild>
                                                        <w:div w:id="1209028321">
                                                          <w:marLeft w:val="0"/>
                                                          <w:marRight w:val="0"/>
                                                          <w:marTop w:val="75"/>
                                                          <w:marBottom w:val="75"/>
                                                          <w:divBdr>
                                                            <w:top w:val="none" w:sz="0" w:space="0" w:color="auto"/>
                                                            <w:left w:val="none" w:sz="0" w:space="0" w:color="auto"/>
                                                            <w:bottom w:val="none" w:sz="0" w:space="0" w:color="auto"/>
                                                            <w:right w:val="none" w:sz="0" w:space="0" w:color="auto"/>
                                                          </w:divBdr>
                                                        </w:div>
                                                        <w:div w:id="700278074">
                                                          <w:marLeft w:val="0"/>
                                                          <w:marRight w:val="0"/>
                                                          <w:marTop w:val="0"/>
                                                          <w:marBottom w:val="0"/>
                                                          <w:divBdr>
                                                            <w:top w:val="none" w:sz="0" w:space="0" w:color="auto"/>
                                                            <w:left w:val="none" w:sz="0" w:space="0" w:color="auto"/>
                                                            <w:bottom w:val="none" w:sz="0" w:space="0" w:color="auto"/>
                                                            <w:right w:val="none" w:sz="0" w:space="0" w:color="auto"/>
                                                          </w:divBdr>
                                                          <w:divsChild>
                                                            <w:div w:id="2114207569">
                                                              <w:marLeft w:val="0"/>
                                                              <w:marRight w:val="0"/>
                                                              <w:marTop w:val="0"/>
                                                              <w:marBottom w:val="0"/>
                                                              <w:divBdr>
                                                                <w:top w:val="none" w:sz="0" w:space="0" w:color="auto"/>
                                                                <w:left w:val="none" w:sz="0" w:space="0" w:color="auto"/>
                                                                <w:bottom w:val="none" w:sz="0" w:space="0" w:color="auto"/>
                                                                <w:right w:val="none" w:sz="0" w:space="0" w:color="auto"/>
                                                              </w:divBdr>
                                                              <w:divsChild>
                                                                <w:div w:id="4388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42795">
                                          <w:marLeft w:val="0"/>
                                          <w:marRight w:val="0"/>
                                          <w:marTop w:val="150"/>
                                          <w:marBottom w:val="0"/>
                                          <w:divBdr>
                                            <w:top w:val="none" w:sz="0" w:space="0" w:color="auto"/>
                                            <w:left w:val="none" w:sz="0" w:space="0" w:color="auto"/>
                                            <w:bottom w:val="none" w:sz="0" w:space="0" w:color="auto"/>
                                            <w:right w:val="none" w:sz="0" w:space="0" w:color="auto"/>
                                          </w:divBdr>
                                          <w:divsChild>
                                            <w:div w:id="607277031">
                                              <w:marLeft w:val="0"/>
                                              <w:marRight w:val="0"/>
                                              <w:marTop w:val="0"/>
                                              <w:marBottom w:val="0"/>
                                              <w:divBdr>
                                                <w:top w:val="none" w:sz="0" w:space="0" w:color="auto"/>
                                                <w:left w:val="none" w:sz="0" w:space="0" w:color="auto"/>
                                                <w:bottom w:val="none" w:sz="0" w:space="0" w:color="auto"/>
                                                <w:right w:val="none" w:sz="0" w:space="0" w:color="auto"/>
                                              </w:divBdr>
                                              <w:divsChild>
                                                <w:div w:id="1722702919">
                                                  <w:marLeft w:val="0"/>
                                                  <w:marRight w:val="0"/>
                                                  <w:marTop w:val="15"/>
                                                  <w:marBottom w:val="240"/>
                                                  <w:divBdr>
                                                    <w:top w:val="none" w:sz="0" w:space="0" w:color="auto"/>
                                                    <w:left w:val="none" w:sz="0" w:space="0" w:color="auto"/>
                                                    <w:bottom w:val="none" w:sz="0" w:space="0" w:color="auto"/>
                                                    <w:right w:val="none" w:sz="0" w:space="0" w:color="auto"/>
                                                  </w:divBdr>
                                                  <w:divsChild>
                                                    <w:div w:id="1638339815">
                                                      <w:marLeft w:val="0"/>
                                                      <w:marRight w:val="0"/>
                                                      <w:marTop w:val="0"/>
                                                      <w:marBottom w:val="0"/>
                                                      <w:divBdr>
                                                        <w:top w:val="none" w:sz="0" w:space="0" w:color="auto"/>
                                                        <w:left w:val="none" w:sz="0" w:space="0" w:color="auto"/>
                                                        <w:bottom w:val="none" w:sz="0" w:space="0" w:color="auto"/>
                                                        <w:right w:val="none" w:sz="0" w:space="0" w:color="auto"/>
                                                      </w:divBdr>
                                                      <w:divsChild>
                                                        <w:div w:id="4943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2898942">
                          <w:marLeft w:val="0"/>
                          <w:marRight w:val="0"/>
                          <w:marTop w:val="0"/>
                          <w:marBottom w:val="0"/>
                          <w:divBdr>
                            <w:top w:val="none" w:sz="0" w:space="0" w:color="auto"/>
                            <w:left w:val="none" w:sz="0" w:space="0" w:color="auto"/>
                            <w:bottom w:val="none" w:sz="0" w:space="0" w:color="auto"/>
                            <w:right w:val="none" w:sz="0" w:space="0" w:color="auto"/>
                          </w:divBdr>
                          <w:divsChild>
                            <w:div w:id="412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294">
                      <w:marLeft w:val="0"/>
                      <w:marRight w:val="0"/>
                      <w:marTop w:val="0"/>
                      <w:marBottom w:val="990"/>
                      <w:divBdr>
                        <w:top w:val="none" w:sz="0" w:space="0" w:color="auto"/>
                        <w:left w:val="none" w:sz="0" w:space="0" w:color="auto"/>
                        <w:bottom w:val="none" w:sz="0" w:space="0" w:color="auto"/>
                        <w:right w:val="none" w:sz="0" w:space="0" w:color="auto"/>
                      </w:divBdr>
                      <w:divsChild>
                        <w:div w:id="821582865">
                          <w:marLeft w:val="0"/>
                          <w:marRight w:val="0"/>
                          <w:marTop w:val="0"/>
                          <w:marBottom w:val="0"/>
                          <w:divBdr>
                            <w:top w:val="none" w:sz="0" w:space="0" w:color="auto"/>
                            <w:left w:val="none" w:sz="0" w:space="0" w:color="auto"/>
                            <w:bottom w:val="none" w:sz="0" w:space="0" w:color="auto"/>
                            <w:right w:val="none" w:sz="0" w:space="0" w:color="auto"/>
                          </w:divBdr>
                          <w:divsChild>
                            <w:div w:id="1185285105">
                              <w:marLeft w:val="0"/>
                              <w:marRight w:val="0"/>
                              <w:marTop w:val="0"/>
                              <w:marBottom w:val="0"/>
                              <w:divBdr>
                                <w:top w:val="none" w:sz="0" w:space="0" w:color="auto"/>
                                <w:left w:val="none" w:sz="0" w:space="0" w:color="auto"/>
                                <w:bottom w:val="none" w:sz="0" w:space="0" w:color="auto"/>
                                <w:right w:val="none" w:sz="0" w:space="0" w:color="auto"/>
                              </w:divBdr>
                              <w:divsChild>
                                <w:div w:id="1152133892">
                                  <w:marLeft w:val="0"/>
                                  <w:marRight w:val="0"/>
                                  <w:marTop w:val="0"/>
                                  <w:marBottom w:val="0"/>
                                  <w:divBdr>
                                    <w:top w:val="none" w:sz="0" w:space="0" w:color="auto"/>
                                    <w:left w:val="none" w:sz="0" w:space="0" w:color="auto"/>
                                    <w:bottom w:val="none" w:sz="0" w:space="0" w:color="auto"/>
                                    <w:right w:val="none" w:sz="0" w:space="0" w:color="auto"/>
                                  </w:divBdr>
                                  <w:divsChild>
                                    <w:div w:id="144770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167">
                              <w:marLeft w:val="0"/>
                              <w:marRight w:val="0"/>
                              <w:marTop w:val="0"/>
                              <w:marBottom w:val="0"/>
                              <w:divBdr>
                                <w:top w:val="none" w:sz="0" w:space="0" w:color="auto"/>
                                <w:left w:val="none" w:sz="0" w:space="0" w:color="auto"/>
                                <w:bottom w:val="none" w:sz="0" w:space="0" w:color="auto"/>
                                <w:right w:val="none" w:sz="0" w:space="0" w:color="auto"/>
                              </w:divBdr>
                              <w:divsChild>
                                <w:div w:id="461459428">
                                  <w:marLeft w:val="0"/>
                                  <w:marRight w:val="0"/>
                                  <w:marTop w:val="0"/>
                                  <w:marBottom w:val="0"/>
                                  <w:divBdr>
                                    <w:top w:val="none" w:sz="0" w:space="0" w:color="auto"/>
                                    <w:left w:val="none" w:sz="0" w:space="0" w:color="auto"/>
                                    <w:bottom w:val="none" w:sz="0" w:space="0" w:color="auto"/>
                                    <w:right w:val="none" w:sz="0" w:space="0" w:color="auto"/>
                                  </w:divBdr>
                                  <w:divsChild>
                                    <w:div w:id="2051297003">
                                      <w:marLeft w:val="0"/>
                                      <w:marRight w:val="0"/>
                                      <w:marTop w:val="0"/>
                                      <w:marBottom w:val="0"/>
                                      <w:divBdr>
                                        <w:top w:val="none" w:sz="0" w:space="0" w:color="auto"/>
                                        <w:left w:val="none" w:sz="0" w:space="0" w:color="auto"/>
                                        <w:bottom w:val="none" w:sz="0" w:space="0" w:color="auto"/>
                                        <w:right w:val="none" w:sz="0" w:space="0" w:color="auto"/>
                                      </w:divBdr>
                                      <w:divsChild>
                                        <w:div w:id="1076174622">
                                          <w:marLeft w:val="0"/>
                                          <w:marRight w:val="0"/>
                                          <w:marTop w:val="0"/>
                                          <w:marBottom w:val="0"/>
                                          <w:divBdr>
                                            <w:top w:val="none" w:sz="0" w:space="0" w:color="auto"/>
                                            <w:left w:val="none" w:sz="0" w:space="0" w:color="auto"/>
                                            <w:bottom w:val="none" w:sz="0" w:space="0" w:color="auto"/>
                                            <w:right w:val="none" w:sz="0" w:space="0" w:color="auto"/>
                                          </w:divBdr>
                                          <w:divsChild>
                                            <w:div w:id="223178221">
                                              <w:marLeft w:val="0"/>
                                              <w:marRight w:val="0"/>
                                              <w:marTop w:val="15"/>
                                              <w:marBottom w:val="240"/>
                                              <w:divBdr>
                                                <w:top w:val="none" w:sz="0" w:space="0" w:color="auto"/>
                                                <w:left w:val="none" w:sz="0" w:space="0" w:color="auto"/>
                                                <w:bottom w:val="none" w:sz="0" w:space="0" w:color="auto"/>
                                                <w:right w:val="none" w:sz="0" w:space="0" w:color="auto"/>
                                              </w:divBdr>
                                              <w:divsChild>
                                                <w:div w:id="1496454359">
                                                  <w:marLeft w:val="0"/>
                                                  <w:marRight w:val="0"/>
                                                  <w:marTop w:val="0"/>
                                                  <w:marBottom w:val="0"/>
                                                  <w:divBdr>
                                                    <w:top w:val="none" w:sz="0" w:space="0" w:color="auto"/>
                                                    <w:left w:val="none" w:sz="0" w:space="0" w:color="auto"/>
                                                    <w:bottom w:val="none" w:sz="0" w:space="0" w:color="auto"/>
                                                    <w:right w:val="none" w:sz="0" w:space="0" w:color="auto"/>
                                                  </w:divBdr>
                                                  <w:divsChild>
                                                    <w:div w:id="7192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54946">
                                          <w:marLeft w:val="0"/>
                                          <w:marRight w:val="0"/>
                                          <w:marTop w:val="0"/>
                                          <w:marBottom w:val="0"/>
                                          <w:divBdr>
                                            <w:top w:val="none" w:sz="0" w:space="0" w:color="auto"/>
                                            <w:left w:val="none" w:sz="0" w:space="0" w:color="auto"/>
                                            <w:bottom w:val="none" w:sz="0" w:space="0" w:color="auto"/>
                                            <w:right w:val="none" w:sz="0" w:space="0" w:color="auto"/>
                                          </w:divBdr>
                                          <w:divsChild>
                                            <w:div w:id="1635090013">
                                              <w:marLeft w:val="0"/>
                                              <w:marRight w:val="0"/>
                                              <w:marTop w:val="15"/>
                                              <w:marBottom w:val="240"/>
                                              <w:divBdr>
                                                <w:top w:val="none" w:sz="0" w:space="0" w:color="auto"/>
                                                <w:left w:val="none" w:sz="0" w:space="0" w:color="auto"/>
                                                <w:bottom w:val="none" w:sz="0" w:space="0" w:color="auto"/>
                                                <w:right w:val="none" w:sz="0" w:space="0" w:color="auto"/>
                                              </w:divBdr>
                                              <w:divsChild>
                                                <w:div w:id="1863473651">
                                                  <w:marLeft w:val="0"/>
                                                  <w:marRight w:val="0"/>
                                                  <w:marTop w:val="0"/>
                                                  <w:marBottom w:val="0"/>
                                                  <w:divBdr>
                                                    <w:top w:val="none" w:sz="0" w:space="0" w:color="auto"/>
                                                    <w:left w:val="none" w:sz="0" w:space="0" w:color="auto"/>
                                                    <w:bottom w:val="none" w:sz="0" w:space="0" w:color="auto"/>
                                                    <w:right w:val="none" w:sz="0" w:space="0" w:color="auto"/>
                                                  </w:divBdr>
                                                  <w:divsChild>
                                                    <w:div w:id="11268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83932">
                                          <w:marLeft w:val="0"/>
                                          <w:marRight w:val="0"/>
                                          <w:marTop w:val="0"/>
                                          <w:marBottom w:val="0"/>
                                          <w:divBdr>
                                            <w:top w:val="none" w:sz="0" w:space="0" w:color="auto"/>
                                            <w:left w:val="none" w:sz="0" w:space="0" w:color="auto"/>
                                            <w:bottom w:val="none" w:sz="0" w:space="0" w:color="auto"/>
                                            <w:right w:val="none" w:sz="0" w:space="0" w:color="auto"/>
                                          </w:divBdr>
                                          <w:divsChild>
                                            <w:div w:id="1034962055">
                                              <w:marLeft w:val="0"/>
                                              <w:marRight w:val="0"/>
                                              <w:marTop w:val="15"/>
                                              <w:marBottom w:val="240"/>
                                              <w:divBdr>
                                                <w:top w:val="none" w:sz="0" w:space="0" w:color="auto"/>
                                                <w:left w:val="none" w:sz="0" w:space="0" w:color="auto"/>
                                                <w:bottom w:val="none" w:sz="0" w:space="0" w:color="auto"/>
                                                <w:right w:val="none" w:sz="0" w:space="0" w:color="auto"/>
                                              </w:divBdr>
                                              <w:divsChild>
                                                <w:div w:id="1818691332">
                                                  <w:marLeft w:val="0"/>
                                                  <w:marRight w:val="0"/>
                                                  <w:marTop w:val="0"/>
                                                  <w:marBottom w:val="0"/>
                                                  <w:divBdr>
                                                    <w:top w:val="none" w:sz="0" w:space="0" w:color="auto"/>
                                                    <w:left w:val="none" w:sz="0" w:space="0" w:color="auto"/>
                                                    <w:bottom w:val="none" w:sz="0" w:space="0" w:color="auto"/>
                                                    <w:right w:val="none" w:sz="0" w:space="0" w:color="auto"/>
                                                  </w:divBdr>
                                                  <w:divsChild>
                                                    <w:div w:id="769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28">
                                          <w:marLeft w:val="0"/>
                                          <w:marRight w:val="0"/>
                                          <w:marTop w:val="270"/>
                                          <w:marBottom w:val="0"/>
                                          <w:divBdr>
                                            <w:top w:val="none" w:sz="0" w:space="0" w:color="auto"/>
                                            <w:left w:val="none" w:sz="0" w:space="0" w:color="auto"/>
                                            <w:bottom w:val="none" w:sz="0" w:space="0" w:color="auto"/>
                                            <w:right w:val="none" w:sz="0" w:space="0" w:color="auto"/>
                                          </w:divBdr>
                                          <w:divsChild>
                                            <w:div w:id="756941591">
                                              <w:marLeft w:val="0"/>
                                              <w:marRight w:val="0"/>
                                              <w:marTop w:val="0"/>
                                              <w:marBottom w:val="0"/>
                                              <w:divBdr>
                                                <w:top w:val="none" w:sz="0" w:space="0" w:color="auto"/>
                                                <w:left w:val="none" w:sz="0" w:space="0" w:color="auto"/>
                                                <w:bottom w:val="none" w:sz="0" w:space="0" w:color="auto"/>
                                                <w:right w:val="none" w:sz="0" w:space="0" w:color="auto"/>
                                              </w:divBdr>
                                              <w:divsChild>
                                                <w:div w:id="644046522">
                                                  <w:marLeft w:val="0"/>
                                                  <w:marRight w:val="0"/>
                                                  <w:marTop w:val="0"/>
                                                  <w:marBottom w:val="0"/>
                                                  <w:divBdr>
                                                    <w:top w:val="none" w:sz="0" w:space="0" w:color="auto"/>
                                                    <w:left w:val="none" w:sz="0" w:space="0" w:color="auto"/>
                                                    <w:bottom w:val="none" w:sz="0" w:space="0" w:color="auto"/>
                                                    <w:right w:val="none" w:sz="0" w:space="0" w:color="auto"/>
                                                  </w:divBdr>
                                                  <w:divsChild>
                                                    <w:div w:id="549928075">
                                                      <w:marLeft w:val="0"/>
                                                      <w:marRight w:val="0"/>
                                                      <w:marTop w:val="75"/>
                                                      <w:marBottom w:val="75"/>
                                                      <w:divBdr>
                                                        <w:top w:val="none" w:sz="0" w:space="0" w:color="auto"/>
                                                        <w:left w:val="none" w:sz="0" w:space="0" w:color="auto"/>
                                                        <w:bottom w:val="none" w:sz="0" w:space="0" w:color="auto"/>
                                                        <w:right w:val="none" w:sz="0" w:space="0" w:color="auto"/>
                                                      </w:divBdr>
                                                    </w:div>
                                                    <w:div w:id="258217700">
                                                      <w:marLeft w:val="0"/>
                                                      <w:marRight w:val="0"/>
                                                      <w:marTop w:val="0"/>
                                                      <w:marBottom w:val="0"/>
                                                      <w:divBdr>
                                                        <w:top w:val="none" w:sz="0" w:space="0" w:color="auto"/>
                                                        <w:left w:val="none" w:sz="0" w:space="0" w:color="auto"/>
                                                        <w:bottom w:val="none" w:sz="0" w:space="0" w:color="auto"/>
                                                        <w:right w:val="none" w:sz="0" w:space="0" w:color="auto"/>
                                                      </w:divBdr>
                                                      <w:divsChild>
                                                        <w:div w:id="765462879">
                                                          <w:marLeft w:val="0"/>
                                                          <w:marRight w:val="0"/>
                                                          <w:marTop w:val="0"/>
                                                          <w:marBottom w:val="0"/>
                                                          <w:divBdr>
                                                            <w:top w:val="none" w:sz="0" w:space="0" w:color="auto"/>
                                                            <w:left w:val="none" w:sz="0" w:space="0" w:color="auto"/>
                                                            <w:bottom w:val="none" w:sz="0" w:space="0" w:color="auto"/>
                                                            <w:right w:val="none" w:sz="0" w:space="0" w:color="auto"/>
                                                          </w:divBdr>
                                                          <w:divsChild>
                                                            <w:div w:id="10133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8155835">
                          <w:marLeft w:val="0"/>
                          <w:marRight w:val="0"/>
                          <w:marTop w:val="0"/>
                          <w:marBottom w:val="0"/>
                          <w:divBdr>
                            <w:top w:val="none" w:sz="0" w:space="0" w:color="auto"/>
                            <w:left w:val="none" w:sz="0" w:space="0" w:color="auto"/>
                            <w:bottom w:val="none" w:sz="0" w:space="0" w:color="auto"/>
                            <w:right w:val="none" w:sz="0" w:space="0" w:color="auto"/>
                          </w:divBdr>
                          <w:divsChild>
                            <w:div w:id="4463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8004">
                      <w:marLeft w:val="0"/>
                      <w:marRight w:val="0"/>
                      <w:marTop w:val="0"/>
                      <w:marBottom w:val="990"/>
                      <w:divBdr>
                        <w:top w:val="none" w:sz="0" w:space="0" w:color="auto"/>
                        <w:left w:val="none" w:sz="0" w:space="0" w:color="auto"/>
                        <w:bottom w:val="none" w:sz="0" w:space="0" w:color="auto"/>
                        <w:right w:val="none" w:sz="0" w:space="0" w:color="auto"/>
                      </w:divBdr>
                      <w:divsChild>
                        <w:div w:id="1707371146">
                          <w:marLeft w:val="0"/>
                          <w:marRight w:val="0"/>
                          <w:marTop w:val="0"/>
                          <w:marBottom w:val="0"/>
                          <w:divBdr>
                            <w:top w:val="none" w:sz="0" w:space="0" w:color="auto"/>
                            <w:left w:val="none" w:sz="0" w:space="0" w:color="auto"/>
                            <w:bottom w:val="none" w:sz="0" w:space="0" w:color="auto"/>
                            <w:right w:val="none" w:sz="0" w:space="0" w:color="auto"/>
                          </w:divBdr>
                          <w:divsChild>
                            <w:div w:id="770977841">
                              <w:marLeft w:val="0"/>
                              <w:marRight w:val="0"/>
                              <w:marTop w:val="0"/>
                              <w:marBottom w:val="0"/>
                              <w:divBdr>
                                <w:top w:val="none" w:sz="0" w:space="0" w:color="auto"/>
                                <w:left w:val="none" w:sz="0" w:space="0" w:color="auto"/>
                                <w:bottom w:val="none" w:sz="0" w:space="0" w:color="auto"/>
                                <w:right w:val="none" w:sz="0" w:space="0" w:color="auto"/>
                              </w:divBdr>
                              <w:divsChild>
                                <w:div w:id="1930844578">
                                  <w:marLeft w:val="0"/>
                                  <w:marRight w:val="0"/>
                                  <w:marTop w:val="0"/>
                                  <w:marBottom w:val="0"/>
                                  <w:divBdr>
                                    <w:top w:val="none" w:sz="0" w:space="0" w:color="auto"/>
                                    <w:left w:val="none" w:sz="0" w:space="0" w:color="auto"/>
                                    <w:bottom w:val="none" w:sz="0" w:space="0" w:color="auto"/>
                                    <w:right w:val="none" w:sz="0" w:space="0" w:color="auto"/>
                                  </w:divBdr>
                                  <w:divsChild>
                                    <w:div w:id="20463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260">
                              <w:marLeft w:val="0"/>
                              <w:marRight w:val="0"/>
                              <w:marTop w:val="0"/>
                              <w:marBottom w:val="0"/>
                              <w:divBdr>
                                <w:top w:val="none" w:sz="0" w:space="0" w:color="auto"/>
                                <w:left w:val="none" w:sz="0" w:space="0" w:color="auto"/>
                                <w:bottom w:val="none" w:sz="0" w:space="0" w:color="auto"/>
                                <w:right w:val="none" w:sz="0" w:space="0" w:color="auto"/>
                              </w:divBdr>
                              <w:divsChild>
                                <w:div w:id="2090694580">
                                  <w:marLeft w:val="0"/>
                                  <w:marRight w:val="0"/>
                                  <w:marTop w:val="0"/>
                                  <w:marBottom w:val="0"/>
                                  <w:divBdr>
                                    <w:top w:val="none" w:sz="0" w:space="0" w:color="auto"/>
                                    <w:left w:val="none" w:sz="0" w:space="0" w:color="auto"/>
                                    <w:bottom w:val="none" w:sz="0" w:space="0" w:color="auto"/>
                                    <w:right w:val="none" w:sz="0" w:space="0" w:color="auto"/>
                                  </w:divBdr>
                                  <w:divsChild>
                                    <w:div w:id="277760525">
                                      <w:marLeft w:val="0"/>
                                      <w:marRight w:val="0"/>
                                      <w:marTop w:val="0"/>
                                      <w:marBottom w:val="0"/>
                                      <w:divBdr>
                                        <w:top w:val="none" w:sz="0" w:space="0" w:color="auto"/>
                                        <w:left w:val="none" w:sz="0" w:space="0" w:color="auto"/>
                                        <w:bottom w:val="none" w:sz="0" w:space="0" w:color="auto"/>
                                        <w:right w:val="none" w:sz="0" w:space="0" w:color="auto"/>
                                      </w:divBdr>
                                      <w:divsChild>
                                        <w:div w:id="1109472260">
                                          <w:marLeft w:val="0"/>
                                          <w:marRight w:val="0"/>
                                          <w:marTop w:val="0"/>
                                          <w:marBottom w:val="0"/>
                                          <w:divBdr>
                                            <w:top w:val="none" w:sz="0" w:space="0" w:color="auto"/>
                                            <w:left w:val="none" w:sz="0" w:space="0" w:color="auto"/>
                                            <w:bottom w:val="none" w:sz="0" w:space="0" w:color="auto"/>
                                            <w:right w:val="none" w:sz="0" w:space="0" w:color="auto"/>
                                          </w:divBdr>
                                          <w:divsChild>
                                            <w:div w:id="1601110498">
                                              <w:marLeft w:val="0"/>
                                              <w:marRight w:val="0"/>
                                              <w:marTop w:val="0"/>
                                              <w:marBottom w:val="0"/>
                                              <w:divBdr>
                                                <w:top w:val="none" w:sz="0" w:space="0" w:color="auto"/>
                                                <w:left w:val="none" w:sz="0" w:space="0" w:color="auto"/>
                                                <w:bottom w:val="none" w:sz="0" w:space="0" w:color="auto"/>
                                                <w:right w:val="none" w:sz="0" w:space="0" w:color="auto"/>
                                              </w:divBdr>
                                            </w:div>
                                            <w:div w:id="934633017">
                                              <w:marLeft w:val="0"/>
                                              <w:marRight w:val="0"/>
                                              <w:marTop w:val="270"/>
                                              <w:marBottom w:val="0"/>
                                              <w:divBdr>
                                                <w:top w:val="none" w:sz="0" w:space="0" w:color="auto"/>
                                                <w:left w:val="none" w:sz="0" w:space="0" w:color="auto"/>
                                                <w:bottom w:val="none" w:sz="0" w:space="0" w:color="auto"/>
                                                <w:right w:val="none" w:sz="0" w:space="0" w:color="auto"/>
                                              </w:divBdr>
                                              <w:divsChild>
                                                <w:div w:id="653029168">
                                                  <w:marLeft w:val="0"/>
                                                  <w:marRight w:val="0"/>
                                                  <w:marTop w:val="0"/>
                                                  <w:marBottom w:val="0"/>
                                                  <w:divBdr>
                                                    <w:top w:val="none" w:sz="0" w:space="0" w:color="auto"/>
                                                    <w:left w:val="none" w:sz="0" w:space="0" w:color="auto"/>
                                                    <w:bottom w:val="none" w:sz="0" w:space="0" w:color="auto"/>
                                                    <w:right w:val="none" w:sz="0" w:space="0" w:color="auto"/>
                                                  </w:divBdr>
                                                  <w:divsChild>
                                                    <w:div w:id="1314945794">
                                                      <w:marLeft w:val="0"/>
                                                      <w:marRight w:val="0"/>
                                                      <w:marTop w:val="0"/>
                                                      <w:marBottom w:val="0"/>
                                                      <w:divBdr>
                                                        <w:top w:val="none" w:sz="0" w:space="0" w:color="auto"/>
                                                        <w:left w:val="none" w:sz="0" w:space="0" w:color="auto"/>
                                                        <w:bottom w:val="none" w:sz="0" w:space="0" w:color="auto"/>
                                                        <w:right w:val="none" w:sz="0" w:space="0" w:color="auto"/>
                                                      </w:divBdr>
                                                      <w:divsChild>
                                                        <w:div w:id="1227565532">
                                                          <w:marLeft w:val="0"/>
                                                          <w:marRight w:val="0"/>
                                                          <w:marTop w:val="75"/>
                                                          <w:marBottom w:val="75"/>
                                                          <w:divBdr>
                                                            <w:top w:val="none" w:sz="0" w:space="0" w:color="auto"/>
                                                            <w:left w:val="none" w:sz="0" w:space="0" w:color="auto"/>
                                                            <w:bottom w:val="none" w:sz="0" w:space="0" w:color="auto"/>
                                                            <w:right w:val="none" w:sz="0" w:space="0" w:color="auto"/>
                                                          </w:divBdr>
                                                        </w:div>
                                                        <w:div w:id="617955721">
                                                          <w:marLeft w:val="0"/>
                                                          <w:marRight w:val="0"/>
                                                          <w:marTop w:val="0"/>
                                                          <w:marBottom w:val="0"/>
                                                          <w:divBdr>
                                                            <w:top w:val="none" w:sz="0" w:space="0" w:color="auto"/>
                                                            <w:left w:val="none" w:sz="0" w:space="0" w:color="auto"/>
                                                            <w:bottom w:val="none" w:sz="0" w:space="0" w:color="auto"/>
                                                            <w:right w:val="none" w:sz="0" w:space="0" w:color="auto"/>
                                                          </w:divBdr>
                                                          <w:divsChild>
                                                            <w:div w:id="1230068176">
                                                              <w:marLeft w:val="0"/>
                                                              <w:marRight w:val="0"/>
                                                              <w:marTop w:val="0"/>
                                                              <w:marBottom w:val="0"/>
                                                              <w:divBdr>
                                                                <w:top w:val="none" w:sz="0" w:space="0" w:color="auto"/>
                                                                <w:left w:val="none" w:sz="0" w:space="0" w:color="auto"/>
                                                                <w:bottom w:val="none" w:sz="0" w:space="0" w:color="auto"/>
                                                                <w:right w:val="none" w:sz="0" w:space="0" w:color="auto"/>
                                                              </w:divBdr>
                                                              <w:divsChild>
                                                                <w:div w:id="153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3386896">
                          <w:marLeft w:val="0"/>
                          <w:marRight w:val="0"/>
                          <w:marTop w:val="0"/>
                          <w:marBottom w:val="0"/>
                          <w:divBdr>
                            <w:top w:val="none" w:sz="0" w:space="0" w:color="auto"/>
                            <w:left w:val="none" w:sz="0" w:space="0" w:color="auto"/>
                            <w:bottom w:val="none" w:sz="0" w:space="0" w:color="auto"/>
                            <w:right w:val="none" w:sz="0" w:space="0" w:color="auto"/>
                          </w:divBdr>
                          <w:divsChild>
                            <w:div w:id="17398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5069">
                      <w:marLeft w:val="0"/>
                      <w:marRight w:val="0"/>
                      <w:marTop w:val="0"/>
                      <w:marBottom w:val="990"/>
                      <w:divBdr>
                        <w:top w:val="none" w:sz="0" w:space="0" w:color="auto"/>
                        <w:left w:val="none" w:sz="0" w:space="0" w:color="auto"/>
                        <w:bottom w:val="none" w:sz="0" w:space="0" w:color="auto"/>
                        <w:right w:val="none" w:sz="0" w:space="0" w:color="auto"/>
                      </w:divBdr>
                      <w:divsChild>
                        <w:div w:id="840512231">
                          <w:marLeft w:val="0"/>
                          <w:marRight w:val="0"/>
                          <w:marTop w:val="0"/>
                          <w:marBottom w:val="0"/>
                          <w:divBdr>
                            <w:top w:val="none" w:sz="0" w:space="0" w:color="auto"/>
                            <w:left w:val="none" w:sz="0" w:space="0" w:color="auto"/>
                            <w:bottom w:val="none" w:sz="0" w:space="0" w:color="auto"/>
                            <w:right w:val="none" w:sz="0" w:space="0" w:color="auto"/>
                          </w:divBdr>
                          <w:divsChild>
                            <w:div w:id="1719861497">
                              <w:marLeft w:val="0"/>
                              <w:marRight w:val="0"/>
                              <w:marTop w:val="0"/>
                              <w:marBottom w:val="0"/>
                              <w:divBdr>
                                <w:top w:val="none" w:sz="0" w:space="0" w:color="auto"/>
                                <w:left w:val="none" w:sz="0" w:space="0" w:color="auto"/>
                                <w:bottom w:val="none" w:sz="0" w:space="0" w:color="auto"/>
                                <w:right w:val="none" w:sz="0" w:space="0" w:color="auto"/>
                              </w:divBdr>
                              <w:divsChild>
                                <w:div w:id="1408771147">
                                  <w:marLeft w:val="0"/>
                                  <w:marRight w:val="0"/>
                                  <w:marTop w:val="0"/>
                                  <w:marBottom w:val="0"/>
                                  <w:divBdr>
                                    <w:top w:val="none" w:sz="0" w:space="0" w:color="auto"/>
                                    <w:left w:val="none" w:sz="0" w:space="0" w:color="auto"/>
                                    <w:bottom w:val="none" w:sz="0" w:space="0" w:color="auto"/>
                                    <w:right w:val="none" w:sz="0" w:space="0" w:color="auto"/>
                                  </w:divBdr>
                                  <w:divsChild>
                                    <w:div w:id="3832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294">
                              <w:marLeft w:val="0"/>
                              <w:marRight w:val="0"/>
                              <w:marTop w:val="0"/>
                              <w:marBottom w:val="0"/>
                              <w:divBdr>
                                <w:top w:val="none" w:sz="0" w:space="0" w:color="auto"/>
                                <w:left w:val="none" w:sz="0" w:space="0" w:color="auto"/>
                                <w:bottom w:val="none" w:sz="0" w:space="0" w:color="auto"/>
                                <w:right w:val="none" w:sz="0" w:space="0" w:color="auto"/>
                              </w:divBdr>
                              <w:divsChild>
                                <w:div w:id="1621720450">
                                  <w:marLeft w:val="0"/>
                                  <w:marRight w:val="0"/>
                                  <w:marTop w:val="0"/>
                                  <w:marBottom w:val="0"/>
                                  <w:divBdr>
                                    <w:top w:val="none" w:sz="0" w:space="0" w:color="auto"/>
                                    <w:left w:val="none" w:sz="0" w:space="0" w:color="auto"/>
                                    <w:bottom w:val="none" w:sz="0" w:space="0" w:color="auto"/>
                                    <w:right w:val="none" w:sz="0" w:space="0" w:color="auto"/>
                                  </w:divBdr>
                                  <w:divsChild>
                                    <w:div w:id="1192303830">
                                      <w:marLeft w:val="0"/>
                                      <w:marRight w:val="0"/>
                                      <w:marTop w:val="0"/>
                                      <w:marBottom w:val="0"/>
                                      <w:divBdr>
                                        <w:top w:val="none" w:sz="0" w:space="0" w:color="auto"/>
                                        <w:left w:val="none" w:sz="0" w:space="0" w:color="auto"/>
                                        <w:bottom w:val="none" w:sz="0" w:space="0" w:color="auto"/>
                                        <w:right w:val="none" w:sz="0" w:space="0" w:color="auto"/>
                                      </w:divBdr>
                                      <w:divsChild>
                                        <w:div w:id="2145391846">
                                          <w:marLeft w:val="0"/>
                                          <w:marRight w:val="0"/>
                                          <w:marTop w:val="0"/>
                                          <w:marBottom w:val="0"/>
                                          <w:divBdr>
                                            <w:top w:val="none" w:sz="0" w:space="0" w:color="auto"/>
                                            <w:left w:val="none" w:sz="0" w:space="0" w:color="auto"/>
                                            <w:bottom w:val="none" w:sz="0" w:space="0" w:color="auto"/>
                                            <w:right w:val="none" w:sz="0" w:space="0" w:color="auto"/>
                                          </w:divBdr>
                                          <w:divsChild>
                                            <w:div w:id="1798795735">
                                              <w:marLeft w:val="0"/>
                                              <w:marRight w:val="0"/>
                                              <w:marTop w:val="0"/>
                                              <w:marBottom w:val="0"/>
                                              <w:divBdr>
                                                <w:top w:val="none" w:sz="0" w:space="0" w:color="auto"/>
                                                <w:left w:val="none" w:sz="0" w:space="0" w:color="auto"/>
                                                <w:bottom w:val="none" w:sz="0" w:space="0" w:color="auto"/>
                                                <w:right w:val="none" w:sz="0" w:space="0" w:color="auto"/>
                                              </w:divBdr>
                                            </w:div>
                                            <w:div w:id="2021157088">
                                              <w:marLeft w:val="0"/>
                                              <w:marRight w:val="0"/>
                                              <w:marTop w:val="270"/>
                                              <w:marBottom w:val="0"/>
                                              <w:divBdr>
                                                <w:top w:val="none" w:sz="0" w:space="0" w:color="auto"/>
                                                <w:left w:val="none" w:sz="0" w:space="0" w:color="auto"/>
                                                <w:bottom w:val="none" w:sz="0" w:space="0" w:color="auto"/>
                                                <w:right w:val="none" w:sz="0" w:space="0" w:color="auto"/>
                                              </w:divBdr>
                                              <w:divsChild>
                                                <w:div w:id="1968193060">
                                                  <w:marLeft w:val="0"/>
                                                  <w:marRight w:val="0"/>
                                                  <w:marTop w:val="0"/>
                                                  <w:marBottom w:val="0"/>
                                                  <w:divBdr>
                                                    <w:top w:val="none" w:sz="0" w:space="0" w:color="auto"/>
                                                    <w:left w:val="none" w:sz="0" w:space="0" w:color="auto"/>
                                                    <w:bottom w:val="none" w:sz="0" w:space="0" w:color="auto"/>
                                                    <w:right w:val="none" w:sz="0" w:space="0" w:color="auto"/>
                                                  </w:divBdr>
                                                  <w:divsChild>
                                                    <w:div w:id="1683974041">
                                                      <w:marLeft w:val="0"/>
                                                      <w:marRight w:val="0"/>
                                                      <w:marTop w:val="0"/>
                                                      <w:marBottom w:val="0"/>
                                                      <w:divBdr>
                                                        <w:top w:val="none" w:sz="0" w:space="0" w:color="auto"/>
                                                        <w:left w:val="none" w:sz="0" w:space="0" w:color="auto"/>
                                                        <w:bottom w:val="none" w:sz="0" w:space="0" w:color="auto"/>
                                                        <w:right w:val="none" w:sz="0" w:space="0" w:color="auto"/>
                                                      </w:divBdr>
                                                      <w:divsChild>
                                                        <w:div w:id="4138794">
                                                          <w:marLeft w:val="0"/>
                                                          <w:marRight w:val="0"/>
                                                          <w:marTop w:val="75"/>
                                                          <w:marBottom w:val="75"/>
                                                          <w:divBdr>
                                                            <w:top w:val="none" w:sz="0" w:space="0" w:color="auto"/>
                                                            <w:left w:val="none" w:sz="0" w:space="0" w:color="auto"/>
                                                            <w:bottom w:val="none" w:sz="0" w:space="0" w:color="auto"/>
                                                            <w:right w:val="none" w:sz="0" w:space="0" w:color="auto"/>
                                                          </w:divBdr>
                                                        </w:div>
                                                        <w:div w:id="1762945117">
                                                          <w:marLeft w:val="0"/>
                                                          <w:marRight w:val="0"/>
                                                          <w:marTop w:val="0"/>
                                                          <w:marBottom w:val="0"/>
                                                          <w:divBdr>
                                                            <w:top w:val="none" w:sz="0" w:space="0" w:color="auto"/>
                                                            <w:left w:val="none" w:sz="0" w:space="0" w:color="auto"/>
                                                            <w:bottom w:val="none" w:sz="0" w:space="0" w:color="auto"/>
                                                            <w:right w:val="none" w:sz="0" w:space="0" w:color="auto"/>
                                                          </w:divBdr>
                                                          <w:divsChild>
                                                            <w:div w:id="623972516">
                                                              <w:marLeft w:val="0"/>
                                                              <w:marRight w:val="0"/>
                                                              <w:marTop w:val="0"/>
                                                              <w:marBottom w:val="0"/>
                                                              <w:divBdr>
                                                                <w:top w:val="none" w:sz="0" w:space="0" w:color="auto"/>
                                                                <w:left w:val="none" w:sz="0" w:space="0" w:color="auto"/>
                                                                <w:bottom w:val="none" w:sz="0" w:space="0" w:color="auto"/>
                                                                <w:right w:val="none" w:sz="0" w:space="0" w:color="auto"/>
                                                              </w:divBdr>
                                                              <w:divsChild>
                                                                <w:div w:id="3461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3857640">
                          <w:marLeft w:val="0"/>
                          <w:marRight w:val="0"/>
                          <w:marTop w:val="0"/>
                          <w:marBottom w:val="0"/>
                          <w:divBdr>
                            <w:top w:val="none" w:sz="0" w:space="0" w:color="auto"/>
                            <w:left w:val="none" w:sz="0" w:space="0" w:color="auto"/>
                            <w:bottom w:val="none" w:sz="0" w:space="0" w:color="auto"/>
                            <w:right w:val="none" w:sz="0" w:space="0" w:color="auto"/>
                          </w:divBdr>
                          <w:divsChild>
                            <w:div w:id="17430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2350">
                      <w:marLeft w:val="0"/>
                      <w:marRight w:val="0"/>
                      <w:marTop w:val="0"/>
                      <w:marBottom w:val="990"/>
                      <w:divBdr>
                        <w:top w:val="none" w:sz="0" w:space="0" w:color="auto"/>
                        <w:left w:val="none" w:sz="0" w:space="0" w:color="auto"/>
                        <w:bottom w:val="none" w:sz="0" w:space="0" w:color="auto"/>
                        <w:right w:val="none" w:sz="0" w:space="0" w:color="auto"/>
                      </w:divBdr>
                      <w:divsChild>
                        <w:div w:id="1444694360">
                          <w:marLeft w:val="0"/>
                          <w:marRight w:val="0"/>
                          <w:marTop w:val="0"/>
                          <w:marBottom w:val="0"/>
                          <w:divBdr>
                            <w:top w:val="none" w:sz="0" w:space="0" w:color="auto"/>
                            <w:left w:val="none" w:sz="0" w:space="0" w:color="auto"/>
                            <w:bottom w:val="none" w:sz="0" w:space="0" w:color="auto"/>
                            <w:right w:val="none" w:sz="0" w:space="0" w:color="auto"/>
                          </w:divBdr>
                          <w:divsChild>
                            <w:div w:id="1423069875">
                              <w:marLeft w:val="0"/>
                              <w:marRight w:val="0"/>
                              <w:marTop w:val="0"/>
                              <w:marBottom w:val="0"/>
                              <w:divBdr>
                                <w:top w:val="none" w:sz="0" w:space="0" w:color="auto"/>
                                <w:left w:val="none" w:sz="0" w:space="0" w:color="auto"/>
                                <w:bottom w:val="none" w:sz="0" w:space="0" w:color="auto"/>
                                <w:right w:val="none" w:sz="0" w:space="0" w:color="auto"/>
                              </w:divBdr>
                              <w:divsChild>
                                <w:div w:id="2038509443">
                                  <w:marLeft w:val="0"/>
                                  <w:marRight w:val="0"/>
                                  <w:marTop w:val="0"/>
                                  <w:marBottom w:val="0"/>
                                  <w:divBdr>
                                    <w:top w:val="none" w:sz="0" w:space="0" w:color="auto"/>
                                    <w:left w:val="none" w:sz="0" w:space="0" w:color="auto"/>
                                    <w:bottom w:val="none" w:sz="0" w:space="0" w:color="auto"/>
                                    <w:right w:val="none" w:sz="0" w:space="0" w:color="auto"/>
                                  </w:divBdr>
                                  <w:divsChild>
                                    <w:div w:id="3175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7014">
                              <w:marLeft w:val="0"/>
                              <w:marRight w:val="0"/>
                              <w:marTop w:val="0"/>
                              <w:marBottom w:val="0"/>
                              <w:divBdr>
                                <w:top w:val="none" w:sz="0" w:space="0" w:color="auto"/>
                                <w:left w:val="none" w:sz="0" w:space="0" w:color="auto"/>
                                <w:bottom w:val="none" w:sz="0" w:space="0" w:color="auto"/>
                                <w:right w:val="none" w:sz="0" w:space="0" w:color="auto"/>
                              </w:divBdr>
                              <w:divsChild>
                                <w:div w:id="1330793358">
                                  <w:marLeft w:val="0"/>
                                  <w:marRight w:val="0"/>
                                  <w:marTop w:val="0"/>
                                  <w:marBottom w:val="0"/>
                                  <w:divBdr>
                                    <w:top w:val="none" w:sz="0" w:space="0" w:color="auto"/>
                                    <w:left w:val="none" w:sz="0" w:space="0" w:color="auto"/>
                                    <w:bottom w:val="none" w:sz="0" w:space="0" w:color="auto"/>
                                    <w:right w:val="none" w:sz="0" w:space="0" w:color="auto"/>
                                  </w:divBdr>
                                  <w:divsChild>
                                    <w:div w:id="156194914">
                                      <w:marLeft w:val="0"/>
                                      <w:marRight w:val="0"/>
                                      <w:marTop w:val="0"/>
                                      <w:marBottom w:val="0"/>
                                      <w:divBdr>
                                        <w:top w:val="none" w:sz="0" w:space="0" w:color="auto"/>
                                        <w:left w:val="none" w:sz="0" w:space="0" w:color="auto"/>
                                        <w:bottom w:val="none" w:sz="0" w:space="0" w:color="auto"/>
                                        <w:right w:val="none" w:sz="0" w:space="0" w:color="auto"/>
                                      </w:divBdr>
                                      <w:divsChild>
                                        <w:div w:id="575633491">
                                          <w:marLeft w:val="0"/>
                                          <w:marRight w:val="0"/>
                                          <w:marTop w:val="0"/>
                                          <w:marBottom w:val="0"/>
                                          <w:divBdr>
                                            <w:top w:val="none" w:sz="0" w:space="0" w:color="auto"/>
                                            <w:left w:val="none" w:sz="0" w:space="0" w:color="auto"/>
                                            <w:bottom w:val="none" w:sz="0" w:space="0" w:color="auto"/>
                                            <w:right w:val="none" w:sz="0" w:space="0" w:color="auto"/>
                                          </w:divBdr>
                                          <w:divsChild>
                                            <w:div w:id="270630852">
                                              <w:marLeft w:val="0"/>
                                              <w:marRight w:val="0"/>
                                              <w:marTop w:val="15"/>
                                              <w:marBottom w:val="240"/>
                                              <w:divBdr>
                                                <w:top w:val="none" w:sz="0" w:space="0" w:color="auto"/>
                                                <w:left w:val="none" w:sz="0" w:space="0" w:color="auto"/>
                                                <w:bottom w:val="none" w:sz="0" w:space="0" w:color="auto"/>
                                                <w:right w:val="none" w:sz="0" w:space="0" w:color="auto"/>
                                              </w:divBdr>
                                              <w:divsChild>
                                                <w:div w:id="894586265">
                                                  <w:marLeft w:val="0"/>
                                                  <w:marRight w:val="0"/>
                                                  <w:marTop w:val="0"/>
                                                  <w:marBottom w:val="0"/>
                                                  <w:divBdr>
                                                    <w:top w:val="none" w:sz="0" w:space="0" w:color="auto"/>
                                                    <w:left w:val="none" w:sz="0" w:space="0" w:color="auto"/>
                                                    <w:bottom w:val="none" w:sz="0" w:space="0" w:color="auto"/>
                                                    <w:right w:val="none" w:sz="0" w:space="0" w:color="auto"/>
                                                  </w:divBdr>
                                                  <w:divsChild>
                                                    <w:div w:id="1116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12879">
                                          <w:marLeft w:val="0"/>
                                          <w:marRight w:val="0"/>
                                          <w:marTop w:val="0"/>
                                          <w:marBottom w:val="0"/>
                                          <w:divBdr>
                                            <w:top w:val="none" w:sz="0" w:space="0" w:color="auto"/>
                                            <w:left w:val="none" w:sz="0" w:space="0" w:color="auto"/>
                                            <w:bottom w:val="none" w:sz="0" w:space="0" w:color="auto"/>
                                            <w:right w:val="none" w:sz="0" w:space="0" w:color="auto"/>
                                          </w:divBdr>
                                          <w:divsChild>
                                            <w:div w:id="313415244">
                                              <w:marLeft w:val="0"/>
                                              <w:marRight w:val="0"/>
                                              <w:marTop w:val="15"/>
                                              <w:marBottom w:val="240"/>
                                              <w:divBdr>
                                                <w:top w:val="none" w:sz="0" w:space="0" w:color="auto"/>
                                                <w:left w:val="none" w:sz="0" w:space="0" w:color="auto"/>
                                                <w:bottom w:val="none" w:sz="0" w:space="0" w:color="auto"/>
                                                <w:right w:val="none" w:sz="0" w:space="0" w:color="auto"/>
                                              </w:divBdr>
                                              <w:divsChild>
                                                <w:div w:id="1647472601">
                                                  <w:marLeft w:val="0"/>
                                                  <w:marRight w:val="0"/>
                                                  <w:marTop w:val="0"/>
                                                  <w:marBottom w:val="0"/>
                                                  <w:divBdr>
                                                    <w:top w:val="none" w:sz="0" w:space="0" w:color="auto"/>
                                                    <w:left w:val="none" w:sz="0" w:space="0" w:color="auto"/>
                                                    <w:bottom w:val="none" w:sz="0" w:space="0" w:color="auto"/>
                                                    <w:right w:val="none" w:sz="0" w:space="0" w:color="auto"/>
                                                  </w:divBdr>
                                                  <w:divsChild>
                                                    <w:div w:id="6998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558587">
                                          <w:marLeft w:val="0"/>
                                          <w:marRight w:val="0"/>
                                          <w:marTop w:val="0"/>
                                          <w:marBottom w:val="0"/>
                                          <w:divBdr>
                                            <w:top w:val="none" w:sz="0" w:space="0" w:color="auto"/>
                                            <w:left w:val="none" w:sz="0" w:space="0" w:color="auto"/>
                                            <w:bottom w:val="none" w:sz="0" w:space="0" w:color="auto"/>
                                            <w:right w:val="none" w:sz="0" w:space="0" w:color="auto"/>
                                          </w:divBdr>
                                          <w:divsChild>
                                            <w:div w:id="836919751">
                                              <w:marLeft w:val="0"/>
                                              <w:marRight w:val="0"/>
                                              <w:marTop w:val="15"/>
                                              <w:marBottom w:val="240"/>
                                              <w:divBdr>
                                                <w:top w:val="none" w:sz="0" w:space="0" w:color="auto"/>
                                                <w:left w:val="none" w:sz="0" w:space="0" w:color="auto"/>
                                                <w:bottom w:val="none" w:sz="0" w:space="0" w:color="auto"/>
                                                <w:right w:val="none" w:sz="0" w:space="0" w:color="auto"/>
                                              </w:divBdr>
                                              <w:divsChild>
                                                <w:div w:id="87430630">
                                                  <w:marLeft w:val="0"/>
                                                  <w:marRight w:val="0"/>
                                                  <w:marTop w:val="0"/>
                                                  <w:marBottom w:val="0"/>
                                                  <w:divBdr>
                                                    <w:top w:val="none" w:sz="0" w:space="0" w:color="auto"/>
                                                    <w:left w:val="none" w:sz="0" w:space="0" w:color="auto"/>
                                                    <w:bottom w:val="none" w:sz="0" w:space="0" w:color="auto"/>
                                                    <w:right w:val="none" w:sz="0" w:space="0" w:color="auto"/>
                                                  </w:divBdr>
                                                  <w:divsChild>
                                                    <w:div w:id="5040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03359">
                                          <w:marLeft w:val="0"/>
                                          <w:marRight w:val="0"/>
                                          <w:marTop w:val="0"/>
                                          <w:marBottom w:val="0"/>
                                          <w:divBdr>
                                            <w:top w:val="none" w:sz="0" w:space="0" w:color="auto"/>
                                            <w:left w:val="none" w:sz="0" w:space="0" w:color="auto"/>
                                            <w:bottom w:val="none" w:sz="0" w:space="0" w:color="auto"/>
                                            <w:right w:val="none" w:sz="0" w:space="0" w:color="auto"/>
                                          </w:divBdr>
                                          <w:divsChild>
                                            <w:div w:id="329718221">
                                              <w:marLeft w:val="0"/>
                                              <w:marRight w:val="0"/>
                                              <w:marTop w:val="15"/>
                                              <w:marBottom w:val="240"/>
                                              <w:divBdr>
                                                <w:top w:val="none" w:sz="0" w:space="0" w:color="auto"/>
                                                <w:left w:val="none" w:sz="0" w:space="0" w:color="auto"/>
                                                <w:bottom w:val="none" w:sz="0" w:space="0" w:color="auto"/>
                                                <w:right w:val="none" w:sz="0" w:space="0" w:color="auto"/>
                                              </w:divBdr>
                                              <w:divsChild>
                                                <w:div w:id="151485993">
                                                  <w:marLeft w:val="0"/>
                                                  <w:marRight w:val="0"/>
                                                  <w:marTop w:val="0"/>
                                                  <w:marBottom w:val="0"/>
                                                  <w:divBdr>
                                                    <w:top w:val="none" w:sz="0" w:space="0" w:color="auto"/>
                                                    <w:left w:val="none" w:sz="0" w:space="0" w:color="auto"/>
                                                    <w:bottom w:val="none" w:sz="0" w:space="0" w:color="auto"/>
                                                    <w:right w:val="none" w:sz="0" w:space="0" w:color="auto"/>
                                                  </w:divBdr>
                                                  <w:divsChild>
                                                    <w:div w:id="5647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6994">
                                          <w:marLeft w:val="0"/>
                                          <w:marRight w:val="0"/>
                                          <w:marTop w:val="270"/>
                                          <w:marBottom w:val="0"/>
                                          <w:divBdr>
                                            <w:top w:val="none" w:sz="0" w:space="0" w:color="auto"/>
                                            <w:left w:val="none" w:sz="0" w:space="0" w:color="auto"/>
                                            <w:bottom w:val="none" w:sz="0" w:space="0" w:color="auto"/>
                                            <w:right w:val="none" w:sz="0" w:space="0" w:color="auto"/>
                                          </w:divBdr>
                                          <w:divsChild>
                                            <w:div w:id="637688758">
                                              <w:marLeft w:val="0"/>
                                              <w:marRight w:val="0"/>
                                              <w:marTop w:val="0"/>
                                              <w:marBottom w:val="0"/>
                                              <w:divBdr>
                                                <w:top w:val="none" w:sz="0" w:space="0" w:color="auto"/>
                                                <w:left w:val="none" w:sz="0" w:space="0" w:color="auto"/>
                                                <w:bottom w:val="none" w:sz="0" w:space="0" w:color="auto"/>
                                                <w:right w:val="none" w:sz="0" w:space="0" w:color="auto"/>
                                              </w:divBdr>
                                              <w:divsChild>
                                                <w:div w:id="1878007117">
                                                  <w:marLeft w:val="0"/>
                                                  <w:marRight w:val="0"/>
                                                  <w:marTop w:val="0"/>
                                                  <w:marBottom w:val="0"/>
                                                  <w:divBdr>
                                                    <w:top w:val="none" w:sz="0" w:space="0" w:color="auto"/>
                                                    <w:left w:val="none" w:sz="0" w:space="0" w:color="auto"/>
                                                    <w:bottom w:val="none" w:sz="0" w:space="0" w:color="auto"/>
                                                    <w:right w:val="none" w:sz="0" w:space="0" w:color="auto"/>
                                                  </w:divBdr>
                                                  <w:divsChild>
                                                    <w:div w:id="1739672485">
                                                      <w:marLeft w:val="0"/>
                                                      <w:marRight w:val="0"/>
                                                      <w:marTop w:val="75"/>
                                                      <w:marBottom w:val="75"/>
                                                      <w:divBdr>
                                                        <w:top w:val="none" w:sz="0" w:space="0" w:color="auto"/>
                                                        <w:left w:val="none" w:sz="0" w:space="0" w:color="auto"/>
                                                        <w:bottom w:val="none" w:sz="0" w:space="0" w:color="auto"/>
                                                        <w:right w:val="none" w:sz="0" w:space="0" w:color="auto"/>
                                                      </w:divBdr>
                                                    </w:div>
                                                    <w:div w:id="330766691">
                                                      <w:marLeft w:val="0"/>
                                                      <w:marRight w:val="0"/>
                                                      <w:marTop w:val="0"/>
                                                      <w:marBottom w:val="0"/>
                                                      <w:divBdr>
                                                        <w:top w:val="none" w:sz="0" w:space="0" w:color="auto"/>
                                                        <w:left w:val="none" w:sz="0" w:space="0" w:color="auto"/>
                                                        <w:bottom w:val="none" w:sz="0" w:space="0" w:color="auto"/>
                                                        <w:right w:val="none" w:sz="0" w:space="0" w:color="auto"/>
                                                      </w:divBdr>
                                                      <w:divsChild>
                                                        <w:div w:id="1003508258">
                                                          <w:marLeft w:val="0"/>
                                                          <w:marRight w:val="0"/>
                                                          <w:marTop w:val="0"/>
                                                          <w:marBottom w:val="0"/>
                                                          <w:divBdr>
                                                            <w:top w:val="none" w:sz="0" w:space="0" w:color="auto"/>
                                                            <w:left w:val="none" w:sz="0" w:space="0" w:color="auto"/>
                                                            <w:bottom w:val="none" w:sz="0" w:space="0" w:color="auto"/>
                                                            <w:right w:val="none" w:sz="0" w:space="0" w:color="auto"/>
                                                          </w:divBdr>
                                                          <w:divsChild>
                                                            <w:div w:id="1092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624902">
                          <w:marLeft w:val="0"/>
                          <w:marRight w:val="0"/>
                          <w:marTop w:val="0"/>
                          <w:marBottom w:val="0"/>
                          <w:divBdr>
                            <w:top w:val="none" w:sz="0" w:space="0" w:color="auto"/>
                            <w:left w:val="none" w:sz="0" w:space="0" w:color="auto"/>
                            <w:bottom w:val="none" w:sz="0" w:space="0" w:color="auto"/>
                            <w:right w:val="none" w:sz="0" w:space="0" w:color="auto"/>
                          </w:divBdr>
                          <w:divsChild>
                            <w:div w:id="12634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7648">
                      <w:marLeft w:val="0"/>
                      <w:marRight w:val="0"/>
                      <w:marTop w:val="0"/>
                      <w:marBottom w:val="990"/>
                      <w:divBdr>
                        <w:top w:val="none" w:sz="0" w:space="0" w:color="auto"/>
                        <w:left w:val="none" w:sz="0" w:space="0" w:color="auto"/>
                        <w:bottom w:val="none" w:sz="0" w:space="0" w:color="auto"/>
                        <w:right w:val="none" w:sz="0" w:space="0" w:color="auto"/>
                      </w:divBdr>
                      <w:divsChild>
                        <w:div w:id="1028724580">
                          <w:marLeft w:val="0"/>
                          <w:marRight w:val="0"/>
                          <w:marTop w:val="0"/>
                          <w:marBottom w:val="0"/>
                          <w:divBdr>
                            <w:top w:val="none" w:sz="0" w:space="0" w:color="auto"/>
                            <w:left w:val="none" w:sz="0" w:space="0" w:color="auto"/>
                            <w:bottom w:val="none" w:sz="0" w:space="0" w:color="auto"/>
                            <w:right w:val="none" w:sz="0" w:space="0" w:color="auto"/>
                          </w:divBdr>
                          <w:divsChild>
                            <w:div w:id="1596865904">
                              <w:marLeft w:val="0"/>
                              <w:marRight w:val="0"/>
                              <w:marTop w:val="0"/>
                              <w:marBottom w:val="0"/>
                              <w:divBdr>
                                <w:top w:val="none" w:sz="0" w:space="0" w:color="auto"/>
                                <w:left w:val="none" w:sz="0" w:space="0" w:color="auto"/>
                                <w:bottom w:val="none" w:sz="0" w:space="0" w:color="auto"/>
                                <w:right w:val="none" w:sz="0" w:space="0" w:color="auto"/>
                              </w:divBdr>
                              <w:divsChild>
                                <w:div w:id="1176193672">
                                  <w:marLeft w:val="0"/>
                                  <w:marRight w:val="0"/>
                                  <w:marTop w:val="0"/>
                                  <w:marBottom w:val="0"/>
                                  <w:divBdr>
                                    <w:top w:val="none" w:sz="0" w:space="0" w:color="auto"/>
                                    <w:left w:val="none" w:sz="0" w:space="0" w:color="auto"/>
                                    <w:bottom w:val="none" w:sz="0" w:space="0" w:color="auto"/>
                                    <w:right w:val="none" w:sz="0" w:space="0" w:color="auto"/>
                                  </w:divBdr>
                                  <w:divsChild>
                                    <w:div w:id="16462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2234">
                              <w:marLeft w:val="0"/>
                              <w:marRight w:val="0"/>
                              <w:marTop w:val="0"/>
                              <w:marBottom w:val="0"/>
                              <w:divBdr>
                                <w:top w:val="none" w:sz="0" w:space="0" w:color="auto"/>
                                <w:left w:val="none" w:sz="0" w:space="0" w:color="auto"/>
                                <w:bottom w:val="none" w:sz="0" w:space="0" w:color="auto"/>
                                <w:right w:val="none" w:sz="0" w:space="0" w:color="auto"/>
                              </w:divBdr>
                              <w:divsChild>
                                <w:div w:id="1628703733">
                                  <w:marLeft w:val="0"/>
                                  <w:marRight w:val="0"/>
                                  <w:marTop w:val="0"/>
                                  <w:marBottom w:val="0"/>
                                  <w:divBdr>
                                    <w:top w:val="none" w:sz="0" w:space="0" w:color="auto"/>
                                    <w:left w:val="none" w:sz="0" w:space="0" w:color="auto"/>
                                    <w:bottom w:val="none" w:sz="0" w:space="0" w:color="auto"/>
                                    <w:right w:val="none" w:sz="0" w:space="0" w:color="auto"/>
                                  </w:divBdr>
                                  <w:divsChild>
                                    <w:div w:id="1241915193">
                                      <w:marLeft w:val="0"/>
                                      <w:marRight w:val="0"/>
                                      <w:marTop w:val="0"/>
                                      <w:marBottom w:val="0"/>
                                      <w:divBdr>
                                        <w:top w:val="none" w:sz="0" w:space="0" w:color="auto"/>
                                        <w:left w:val="none" w:sz="0" w:space="0" w:color="auto"/>
                                        <w:bottom w:val="none" w:sz="0" w:space="0" w:color="auto"/>
                                        <w:right w:val="none" w:sz="0" w:space="0" w:color="auto"/>
                                      </w:divBdr>
                                      <w:divsChild>
                                        <w:div w:id="233248358">
                                          <w:marLeft w:val="0"/>
                                          <w:marRight w:val="0"/>
                                          <w:marTop w:val="0"/>
                                          <w:marBottom w:val="0"/>
                                          <w:divBdr>
                                            <w:top w:val="none" w:sz="0" w:space="0" w:color="auto"/>
                                            <w:left w:val="none" w:sz="0" w:space="0" w:color="auto"/>
                                            <w:bottom w:val="none" w:sz="0" w:space="0" w:color="auto"/>
                                            <w:right w:val="none" w:sz="0" w:space="0" w:color="auto"/>
                                          </w:divBdr>
                                          <w:divsChild>
                                            <w:div w:id="158274574">
                                              <w:marLeft w:val="0"/>
                                              <w:marRight w:val="0"/>
                                              <w:marTop w:val="0"/>
                                              <w:marBottom w:val="0"/>
                                              <w:divBdr>
                                                <w:top w:val="none" w:sz="0" w:space="0" w:color="auto"/>
                                                <w:left w:val="none" w:sz="0" w:space="0" w:color="auto"/>
                                                <w:bottom w:val="none" w:sz="0" w:space="0" w:color="auto"/>
                                                <w:right w:val="none" w:sz="0" w:space="0" w:color="auto"/>
                                              </w:divBdr>
                                            </w:div>
                                            <w:div w:id="1562864951">
                                              <w:marLeft w:val="0"/>
                                              <w:marRight w:val="0"/>
                                              <w:marTop w:val="270"/>
                                              <w:marBottom w:val="0"/>
                                              <w:divBdr>
                                                <w:top w:val="none" w:sz="0" w:space="0" w:color="auto"/>
                                                <w:left w:val="none" w:sz="0" w:space="0" w:color="auto"/>
                                                <w:bottom w:val="none" w:sz="0" w:space="0" w:color="auto"/>
                                                <w:right w:val="none" w:sz="0" w:space="0" w:color="auto"/>
                                              </w:divBdr>
                                              <w:divsChild>
                                                <w:div w:id="519121645">
                                                  <w:marLeft w:val="0"/>
                                                  <w:marRight w:val="0"/>
                                                  <w:marTop w:val="0"/>
                                                  <w:marBottom w:val="0"/>
                                                  <w:divBdr>
                                                    <w:top w:val="none" w:sz="0" w:space="0" w:color="auto"/>
                                                    <w:left w:val="none" w:sz="0" w:space="0" w:color="auto"/>
                                                    <w:bottom w:val="none" w:sz="0" w:space="0" w:color="auto"/>
                                                    <w:right w:val="none" w:sz="0" w:space="0" w:color="auto"/>
                                                  </w:divBdr>
                                                  <w:divsChild>
                                                    <w:div w:id="129247826">
                                                      <w:marLeft w:val="0"/>
                                                      <w:marRight w:val="0"/>
                                                      <w:marTop w:val="0"/>
                                                      <w:marBottom w:val="0"/>
                                                      <w:divBdr>
                                                        <w:top w:val="none" w:sz="0" w:space="0" w:color="auto"/>
                                                        <w:left w:val="none" w:sz="0" w:space="0" w:color="auto"/>
                                                        <w:bottom w:val="none" w:sz="0" w:space="0" w:color="auto"/>
                                                        <w:right w:val="none" w:sz="0" w:space="0" w:color="auto"/>
                                                      </w:divBdr>
                                                      <w:divsChild>
                                                        <w:div w:id="2021617566">
                                                          <w:marLeft w:val="0"/>
                                                          <w:marRight w:val="0"/>
                                                          <w:marTop w:val="75"/>
                                                          <w:marBottom w:val="75"/>
                                                          <w:divBdr>
                                                            <w:top w:val="none" w:sz="0" w:space="0" w:color="auto"/>
                                                            <w:left w:val="none" w:sz="0" w:space="0" w:color="auto"/>
                                                            <w:bottom w:val="none" w:sz="0" w:space="0" w:color="auto"/>
                                                            <w:right w:val="none" w:sz="0" w:space="0" w:color="auto"/>
                                                          </w:divBdr>
                                                        </w:div>
                                                        <w:div w:id="208537921">
                                                          <w:marLeft w:val="0"/>
                                                          <w:marRight w:val="0"/>
                                                          <w:marTop w:val="0"/>
                                                          <w:marBottom w:val="0"/>
                                                          <w:divBdr>
                                                            <w:top w:val="none" w:sz="0" w:space="0" w:color="auto"/>
                                                            <w:left w:val="none" w:sz="0" w:space="0" w:color="auto"/>
                                                            <w:bottom w:val="none" w:sz="0" w:space="0" w:color="auto"/>
                                                            <w:right w:val="none" w:sz="0" w:space="0" w:color="auto"/>
                                                          </w:divBdr>
                                                          <w:divsChild>
                                                            <w:div w:id="436953182">
                                                              <w:marLeft w:val="0"/>
                                                              <w:marRight w:val="0"/>
                                                              <w:marTop w:val="0"/>
                                                              <w:marBottom w:val="0"/>
                                                              <w:divBdr>
                                                                <w:top w:val="none" w:sz="0" w:space="0" w:color="auto"/>
                                                                <w:left w:val="none" w:sz="0" w:space="0" w:color="auto"/>
                                                                <w:bottom w:val="none" w:sz="0" w:space="0" w:color="auto"/>
                                                                <w:right w:val="none" w:sz="0" w:space="0" w:color="auto"/>
                                                              </w:divBdr>
                                                              <w:divsChild>
                                                                <w:div w:id="597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760977">
                          <w:marLeft w:val="0"/>
                          <w:marRight w:val="0"/>
                          <w:marTop w:val="0"/>
                          <w:marBottom w:val="0"/>
                          <w:divBdr>
                            <w:top w:val="none" w:sz="0" w:space="0" w:color="auto"/>
                            <w:left w:val="none" w:sz="0" w:space="0" w:color="auto"/>
                            <w:bottom w:val="none" w:sz="0" w:space="0" w:color="auto"/>
                            <w:right w:val="none" w:sz="0" w:space="0" w:color="auto"/>
                          </w:divBdr>
                          <w:divsChild>
                            <w:div w:id="15034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2460">
                      <w:marLeft w:val="0"/>
                      <w:marRight w:val="0"/>
                      <w:marTop w:val="0"/>
                      <w:marBottom w:val="990"/>
                      <w:divBdr>
                        <w:top w:val="none" w:sz="0" w:space="0" w:color="auto"/>
                        <w:left w:val="none" w:sz="0" w:space="0" w:color="auto"/>
                        <w:bottom w:val="none" w:sz="0" w:space="0" w:color="auto"/>
                        <w:right w:val="none" w:sz="0" w:space="0" w:color="auto"/>
                      </w:divBdr>
                      <w:divsChild>
                        <w:div w:id="383336812">
                          <w:marLeft w:val="0"/>
                          <w:marRight w:val="0"/>
                          <w:marTop w:val="0"/>
                          <w:marBottom w:val="0"/>
                          <w:divBdr>
                            <w:top w:val="none" w:sz="0" w:space="0" w:color="auto"/>
                            <w:left w:val="none" w:sz="0" w:space="0" w:color="auto"/>
                            <w:bottom w:val="none" w:sz="0" w:space="0" w:color="auto"/>
                            <w:right w:val="none" w:sz="0" w:space="0" w:color="auto"/>
                          </w:divBdr>
                          <w:divsChild>
                            <w:div w:id="827551278">
                              <w:marLeft w:val="0"/>
                              <w:marRight w:val="0"/>
                              <w:marTop w:val="0"/>
                              <w:marBottom w:val="0"/>
                              <w:divBdr>
                                <w:top w:val="none" w:sz="0" w:space="0" w:color="auto"/>
                                <w:left w:val="none" w:sz="0" w:space="0" w:color="auto"/>
                                <w:bottom w:val="none" w:sz="0" w:space="0" w:color="auto"/>
                                <w:right w:val="none" w:sz="0" w:space="0" w:color="auto"/>
                              </w:divBdr>
                              <w:divsChild>
                                <w:div w:id="946810998">
                                  <w:marLeft w:val="0"/>
                                  <w:marRight w:val="0"/>
                                  <w:marTop w:val="0"/>
                                  <w:marBottom w:val="0"/>
                                  <w:divBdr>
                                    <w:top w:val="none" w:sz="0" w:space="0" w:color="auto"/>
                                    <w:left w:val="none" w:sz="0" w:space="0" w:color="auto"/>
                                    <w:bottom w:val="none" w:sz="0" w:space="0" w:color="auto"/>
                                    <w:right w:val="none" w:sz="0" w:space="0" w:color="auto"/>
                                  </w:divBdr>
                                  <w:divsChild>
                                    <w:div w:id="21104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1729">
                              <w:marLeft w:val="0"/>
                              <w:marRight w:val="0"/>
                              <w:marTop w:val="0"/>
                              <w:marBottom w:val="0"/>
                              <w:divBdr>
                                <w:top w:val="none" w:sz="0" w:space="0" w:color="auto"/>
                                <w:left w:val="none" w:sz="0" w:space="0" w:color="auto"/>
                                <w:bottom w:val="none" w:sz="0" w:space="0" w:color="auto"/>
                                <w:right w:val="none" w:sz="0" w:space="0" w:color="auto"/>
                              </w:divBdr>
                              <w:divsChild>
                                <w:div w:id="253516853">
                                  <w:marLeft w:val="0"/>
                                  <w:marRight w:val="0"/>
                                  <w:marTop w:val="0"/>
                                  <w:marBottom w:val="0"/>
                                  <w:divBdr>
                                    <w:top w:val="none" w:sz="0" w:space="0" w:color="auto"/>
                                    <w:left w:val="none" w:sz="0" w:space="0" w:color="auto"/>
                                    <w:bottom w:val="none" w:sz="0" w:space="0" w:color="auto"/>
                                    <w:right w:val="none" w:sz="0" w:space="0" w:color="auto"/>
                                  </w:divBdr>
                                  <w:divsChild>
                                    <w:div w:id="822896851">
                                      <w:marLeft w:val="0"/>
                                      <w:marRight w:val="0"/>
                                      <w:marTop w:val="0"/>
                                      <w:marBottom w:val="0"/>
                                      <w:divBdr>
                                        <w:top w:val="none" w:sz="0" w:space="0" w:color="auto"/>
                                        <w:left w:val="none" w:sz="0" w:space="0" w:color="auto"/>
                                        <w:bottom w:val="none" w:sz="0" w:space="0" w:color="auto"/>
                                        <w:right w:val="none" w:sz="0" w:space="0" w:color="auto"/>
                                      </w:divBdr>
                                      <w:divsChild>
                                        <w:div w:id="1224364574">
                                          <w:marLeft w:val="0"/>
                                          <w:marRight w:val="0"/>
                                          <w:marTop w:val="0"/>
                                          <w:marBottom w:val="0"/>
                                          <w:divBdr>
                                            <w:top w:val="none" w:sz="0" w:space="0" w:color="auto"/>
                                            <w:left w:val="none" w:sz="0" w:space="0" w:color="auto"/>
                                            <w:bottom w:val="none" w:sz="0" w:space="0" w:color="auto"/>
                                            <w:right w:val="none" w:sz="0" w:space="0" w:color="auto"/>
                                          </w:divBdr>
                                          <w:divsChild>
                                            <w:div w:id="1539124069">
                                              <w:marLeft w:val="0"/>
                                              <w:marRight w:val="0"/>
                                              <w:marTop w:val="15"/>
                                              <w:marBottom w:val="240"/>
                                              <w:divBdr>
                                                <w:top w:val="none" w:sz="0" w:space="0" w:color="auto"/>
                                                <w:left w:val="none" w:sz="0" w:space="0" w:color="auto"/>
                                                <w:bottom w:val="none" w:sz="0" w:space="0" w:color="auto"/>
                                                <w:right w:val="none" w:sz="0" w:space="0" w:color="auto"/>
                                              </w:divBdr>
                                              <w:divsChild>
                                                <w:div w:id="1075972376">
                                                  <w:marLeft w:val="0"/>
                                                  <w:marRight w:val="0"/>
                                                  <w:marTop w:val="0"/>
                                                  <w:marBottom w:val="0"/>
                                                  <w:divBdr>
                                                    <w:top w:val="none" w:sz="0" w:space="0" w:color="auto"/>
                                                    <w:left w:val="none" w:sz="0" w:space="0" w:color="auto"/>
                                                    <w:bottom w:val="none" w:sz="0" w:space="0" w:color="auto"/>
                                                    <w:right w:val="none" w:sz="0" w:space="0" w:color="auto"/>
                                                  </w:divBdr>
                                                  <w:divsChild>
                                                    <w:div w:id="1910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3095">
                                          <w:marLeft w:val="0"/>
                                          <w:marRight w:val="0"/>
                                          <w:marTop w:val="0"/>
                                          <w:marBottom w:val="0"/>
                                          <w:divBdr>
                                            <w:top w:val="none" w:sz="0" w:space="0" w:color="auto"/>
                                            <w:left w:val="none" w:sz="0" w:space="0" w:color="auto"/>
                                            <w:bottom w:val="none" w:sz="0" w:space="0" w:color="auto"/>
                                            <w:right w:val="none" w:sz="0" w:space="0" w:color="auto"/>
                                          </w:divBdr>
                                          <w:divsChild>
                                            <w:div w:id="1973827909">
                                              <w:marLeft w:val="0"/>
                                              <w:marRight w:val="0"/>
                                              <w:marTop w:val="15"/>
                                              <w:marBottom w:val="240"/>
                                              <w:divBdr>
                                                <w:top w:val="none" w:sz="0" w:space="0" w:color="auto"/>
                                                <w:left w:val="none" w:sz="0" w:space="0" w:color="auto"/>
                                                <w:bottom w:val="none" w:sz="0" w:space="0" w:color="auto"/>
                                                <w:right w:val="none" w:sz="0" w:space="0" w:color="auto"/>
                                              </w:divBdr>
                                              <w:divsChild>
                                                <w:div w:id="997540398">
                                                  <w:marLeft w:val="0"/>
                                                  <w:marRight w:val="0"/>
                                                  <w:marTop w:val="0"/>
                                                  <w:marBottom w:val="0"/>
                                                  <w:divBdr>
                                                    <w:top w:val="none" w:sz="0" w:space="0" w:color="auto"/>
                                                    <w:left w:val="none" w:sz="0" w:space="0" w:color="auto"/>
                                                    <w:bottom w:val="none" w:sz="0" w:space="0" w:color="auto"/>
                                                    <w:right w:val="none" w:sz="0" w:space="0" w:color="auto"/>
                                                  </w:divBdr>
                                                  <w:divsChild>
                                                    <w:div w:id="17947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0604">
                                          <w:marLeft w:val="0"/>
                                          <w:marRight w:val="0"/>
                                          <w:marTop w:val="270"/>
                                          <w:marBottom w:val="0"/>
                                          <w:divBdr>
                                            <w:top w:val="none" w:sz="0" w:space="0" w:color="auto"/>
                                            <w:left w:val="none" w:sz="0" w:space="0" w:color="auto"/>
                                            <w:bottom w:val="none" w:sz="0" w:space="0" w:color="auto"/>
                                            <w:right w:val="none" w:sz="0" w:space="0" w:color="auto"/>
                                          </w:divBdr>
                                          <w:divsChild>
                                            <w:div w:id="101658550">
                                              <w:marLeft w:val="0"/>
                                              <w:marRight w:val="0"/>
                                              <w:marTop w:val="0"/>
                                              <w:marBottom w:val="0"/>
                                              <w:divBdr>
                                                <w:top w:val="none" w:sz="0" w:space="0" w:color="auto"/>
                                                <w:left w:val="none" w:sz="0" w:space="0" w:color="auto"/>
                                                <w:bottom w:val="none" w:sz="0" w:space="0" w:color="auto"/>
                                                <w:right w:val="none" w:sz="0" w:space="0" w:color="auto"/>
                                              </w:divBdr>
                                              <w:divsChild>
                                                <w:div w:id="1994603918">
                                                  <w:marLeft w:val="0"/>
                                                  <w:marRight w:val="0"/>
                                                  <w:marTop w:val="0"/>
                                                  <w:marBottom w:val="0"/>
                                                  <w:divBdr>
                                                    <w:top w:val="none" w:sz="0" w:space="0" w:color="auto"/>
                                                    <w:left w:val="none" w:sz="0" w:space="0" w:color="auto"/>
                                                    <w:bottom w:val="none" w:sz="0" w:space="0" w:color="auto"/>
                                                    <w:right w:val="none" w:sz="0" w:space="0" w:color="auto"/>
                                                  </w:divBdr>
                                                  <w:divsChild>
                                                    <w:div w:id="733627573">
                                                      <w:marLeft w:val="0"/>
                                                      <w:marRight w:val="0"/>
                                                      <w:marTop w:val="75"/>
                                                      <w:marBottom w:val="75"/>
                                                      <w:divBdr>
                                                        <w:top w:val="none" w:sz="0" w:space="0" w:color="auto"/>
                                                        <w:left w:val="none" w:sz="0" w:space="0" w:color="auto"/>
                                                        <w:bottom w:val="none" w:sz="0" w:space="0" w:color="auto"/>
                                                        <w:right w:val="none" w:sz="0" w:space="0" w:color="auto"/>
                                                      </w:divBdr>
                                                    </w:div>
                                                    <w:div w:id="1951933976">
                                                      <w:marLeft w:val="0"/>
                                                      <w:marRight w:val="0"/>
                                                      <w:marTop w:val="0"/>
                                                      <w:marBottom w:val="0"/>
                                                      <w:divBdr>
                                                        <w:top w:val="none" w:sz="0" w:space="0" w:color="auto"/>
                                                        <w:left w:val="none" w:sz="0" w:space="0" w:color="auto"/>
                                                        <w:bottom w:val="none" w:sz="0" w:space="0" w:color="auto"/>
                                                        <w:right w:val="none" w:sz="0" w:space="0" w:color="auto"/>
                                                      </w:divBdr>
                                                      <w:divsChild>
                                                        <w:div w:id="741290300">
                                                          <w:marLeft w:val="0"/>
                                                          <w:marRight w:val="0"/>
                                                          <w:marTop w:val="0"/>
                                                          <w:marBottom w:val="0"/>
                                                          <w:divBdr>
                                                            <w:top w:val="none" w:sz="0" w:space="0" w:color="auto"/>
                                                            <w:left w:val="none" w:sz="0" w:space="0" w:color="auto"/>
                                                            <w:bottom w:val="none" w:sz="0" w:space="0" w:color="auto"/>
                                                            <w:right w:val="none" w:sz="0" w:space="0" w:color="auto"/>
                                                          </w:divBdr>
                                                          <w:divsChild>
                                                            <w:div w:id="1798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1907974">
                          <w:marLeft w:val="0"/>
                          <w:marRight w:val="0"/>
                          <w:marTop w:val="0"/>
                          <w:marBottom w:val="0"/>
                          <w:divBdr>
                            <w:top w:val="none" w:sz="0" w:space="0" w:color="auto"/>
                            <w:left w:val="none" w:sz="0" w:space="0" w:color="auto"/>
                            <w:bottom w:val="none" w:sz="0" w:space="0" w:color="auto"/>
                            <w:right w:val="none" w:sz="0" w:space="0" w:color="auto"/>
                          </w:divBdr>
                          <w:divsChild>
                            <w:div w:id="16505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2767">
                      <w:marLeft w:val="0"/>
                      <w:marRight w:val="0"/>
                      <w:marTop w:val="0"/>
                      <w:marBottom w:val="990"/>
                      <w:divBdr>
                        <w:top w:val="none" w:sz="0" w:space="0" w:color="auto"/>
                        <w:left w:val="none" w:sz="0" w:space="0" w:color="auto"/>
                        <w:bottom w:val="none" w:sz="0" w:space="0" w:color="auto"/>
                        <w:right w:val="none" w:sz="0" w:space="0" w:color="auto"/>
                      </w:divBdr>
                      <w:divsChild>
                        <w:div w:id="1568611473">
                          <w:marLeft w:val="0"/>
                          <w:marRight w:val="0"/>
                          <w:marTop w:val="0"/>
                          <w:marBottom w:val="0"/>
                          <w:divBdr>
                            <w:top w:val="none" w:sz="0" w:space="0" w:color="auto"/>
                            <w:left w:val="none" w:sz="0" w:space="0" w:color="auto"/>
                            <w:bottom w:val="none" w:sz="0" w:space="0" w:color="auto"/>
                            <w:right w:val="none" w:sz="0" w:space="0" w:color="auto"/>
                          </w:divBdr>
                          <w:divsChild>
                            <w:div w:id="1103500599">
                              <w:marLeft w:val="0"/>
                              <w:marRight w:val="0"/>
                              <w:marTop w:val="0"/>
                              <w:marBottom w:val="0"/>
                              <w:divBdr>
                                <w:top w:val="none" w:sz="0" w:space="0" w:color="auto"/>
                                <w:left w:val="none" w:sz="0" w:space="0" w:color="auto"/>
                                <w:bottom w:val="none" w:sz="0" w:space="0" w:color="auto"/>
                                <w:right w:val="none" w:sz="0" w:space="0" w:color="auto"/>
                              </w:divBdr>
                              <w:divsChild>
                                <w:div w:id="98107577">
                                  <w:marLeft w:val="0"/>
                                  <w:marRight w:val="0"/>
                                  <w:marTop w:val="0"/>
                                  <w:marBottom w:val="0"/>
                                  <w:divBdr>
                                    <w:top w:val="none" w:sz="0" w:space="0" w:color="auto"/>
                                    <w:left w:val="none" w:sz="0" w:space="0" w:color="auto"/>
                                    <w:bottom w:val="none" w:sz="0" w:space="0" w:color="auto"/>
                                    <w:right w:val="none" w:sz="0" w:space="0" w:color="auto"/>
                                  </w:divBdr>
                                  <w:divsChild>
                                    <w:div w:id="1141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9314">
                              <w:marLeft w:val="0"/>
                              <w:marRight w:val="0"/>
                              <w:marTop w:val="0"/>
                              <w:marBottom w:val="0"/>
                              <w:divBdr>
                                <w:top w:val="none" w:sz="0" w:space="0" w:color="auto"/>
                                <w:left w:val="none" w:sz="0" w:space="0" w:color="auto"/>
                                <w:bottom w:val="none" w:sz="0" w:space="0" w:color="auto"/>
                                <w:right w:val="none" w:sz="0" w:space="0" w:color="auto"/>
                              </w:divBdr>
                              <w:divsChild>
                                <w:div w:id="1663117214">
                                  <w:marLeft w:val="0"/>
                                  <w:marRight w:val="0"/>
                                  <w:marTop w:val="0"/>
                                  <w:marBottom w:val="0"/>
                                  <w:divBdr>
                                    <w:top w:val="none" w:sz="0" w:space="0" w:color="auto"/>
                                    <w:left w:val="none" w:sz="0" w:space="0" w:color="auto"/>
                                    <w:bottom w:val="none" w:sz="0" w:space="0" w:color="auto"/>
                                    <w:right w:val="none" w:sz="0" w:space="0" w:color="auto"/>
                                  </w:divBdr>
                                  <w:divsChild>
                                    <w:div w:id="2012638435">
                                      <w:marLeft w:val="0"/>
                                      <w:marRight w:val="0"/>
                                      <w:marTop w:val="0"/>
                                      <w:marBottom w:val="0"/>
                                      <w:divBdr>
                                        <w:top w:val="none" w:sz="0" w:space="0" w:color="auto"/>
                                        <w:left w:val="none" w:sz="0" w:space="0" w:color="auto"/>
                                        <w:bottom w:val="none" w:sz="0" w:space="0" w:color="auto"/>
                                        <w:right w:val="none" w:sz="0" w:space="0" w:color="auto"/>
                                      </w:divBdr>
                                      <w:divsChild>
                                        <w:div w:id="1846244400">
                                          <w:marLeft w:val="0"/>
                                          <w:marRight w:val="0"/>
                                          <w:marTop w:val="0"/>
                                          <w:marBottom w:val="0"/>
                                          <w:divBdr>
                                            <w:top w:val="none" w:sz="0" w:space="0" w:color="auto"/>
                                            <w:left w:val="none" w:sz="0" w:space="0" w:color="auto"/>
                                            <w:bottom w:val="none" w:sz="0" w:space="0" w:color="auto"/>
                                            <w:right w:val="none" w:sz="0" w:space="0" w:color="auto"/>
                                          </w:divBdr>
                                          <w:divsChild>
                                            <w:div w:id="1521313021">
                                              <w:marLeft w:val="0"/>
                                              <w:marRight w:val="0"/>
                                              <w:marTop w:val="0"/>
                                              <w:marBottom w:val="0"/>
                                              <w:divBdr>
                                                <w:top w:val="none" w:sz="0" w:space="0" w:color="auto"/>
                                                <w:left w:val="none" w:sz="0" w:space="0" w:color="auto"/>
                                                <w:bottom w:val="none" w:sz="0" w:space="0" w:color="auto"/>
                                                <w:right w:val="none" w:sz="0" w:space="0" w:color="auto"/>
                                              </w:divBdr>
                                            </w:div>
                                            <w:div w:id="682976749">
                                              <w:marLeft w:val="0"/>
                                              <w:marRight w:val="0"/>
                                              <w:marTop w:val="270"/>
                                              <w:marBottom w:val="0"/>
                                              <w:divBdr>
                                                <w:top w:val="none" w:sz="0" w:space="0" w:color="auto"/>
                                                <w:left w:val="none" w:sz="0" w:space="0" w:color="auto"/>
                                                <w:bottom w:val="none" w:sz="0" w:space="0" w:color="auto"/>
                                                <w:right w:val="none" w:sz="0" w:space="0" w:color="auto"/>
                                              </w:divBdr>
                                              <w:divsChild>
                                                <w:div w:id="672416640">
                                                  <w:marLeft w:val="0"/>
                                                  <w:marRight w:val="0"/>
                                                  <w:marTop w:val="0"/>
                                                  <w:marBottom w:val="0"/>
                                                  <w:divBdr>
                                                    <w:top w:val="none" w:sz="0" w:space="0" w:color="auto"/>
                                                    <w:left w:val="none" w:sz="0" w:space="0" w:color="auto"/>
                                                    <w:bottom w:val="none" w:sz="0" w:space="0" w:color="auto"/>
                                                    <w:right w:val="none" w:sz="0" w:space="0" w:color="auto"/>
                                                  </w:divBdr>
                                                  <w:divsChild>
                                                    <w:div w:id="1383169264">
                                                      <w:marLeft w:val="0"/>
                                                      <w:marRight w:val="0"/>
                                                      <w:marTop w:val="0"/>
                                                      <w:marBottom w:val="0"/>
                                                      <w:divBdr>
                                                        <w:top w:val="none" w:sz="0" w:space="0" w:color="auto"/>
                                                        <w:left w:val="none" w:sz="0" w:space="0" w:color="auto"/>
                                                        <w:bottom w:val="none" w:sz="0" w:space="0" w:color="auto"/>
                                                        <w:right w:val="none" w:sz="0" w:space="0" w:color="auto"/>
                                                      </w:divBdr>
                                                      <w:divsChild>
                                                        <w:div w:id="1646009305">
                                                          <w:marLeft w:val="0"/>
                                                          <w:marRight w:val="0"/>
                                                          <w:marTop w:val="75"/>
                                                          <w:marBottom w:val="75"/>
                                                          <w:divBdr>
                                                            <w:top w:val="none" w:sz="0" w:space="0" w:color="auto"/>
                                                            <w:left w:val="none" w:sz="0" w:space="0" w:color="auto"/>
                                                            <w:bottom w:val="none" w:sz="0" w:space="0" w:color="auto"/>
                                                            <w:right w:val="none" w:sz="0" w:space="0" w:color="auto"/>
                                                          </w:divBdr>
                                                        </w:div>
                                                        <w:div w:id="286544587">
                                                          <w:marLeft w:val="0"/>
                                                          <w:marRight w:val="0"/>
                                                          <w:marTop w:val="0"/>
                                                          <w:marBottom w:val="0"/>
                                                          <w:divBdr>
                                                            <w:top w:val="none" w:sz="0" w:space="0" w:color="auto"/>
                                                            <w:left w:val="none" w:sz="0" w:space="0" w:color="auto"/>
                                                            <w:bottom w:val="none" w:sz="0" w:space="0" w:color="auto"/>
                                                            <w:right w:val="none" w:sz="0" w:space="0" w:color="auto"/>
                                                          </w:divBdr>
                                                          <w:divsChild>
                                                            <w:div w:id="1729038654">
                                                              <w:marLeft w:val="0"/>
                                                              <w:marRight w:val="0"/>
                                                              <w:marTop w:val="0"/>
                                                              <w:marBottom w:val="0"/>
                                                              <w:divBdr>
                                                                <w:top w:val="none" w:sz="0" w:space="0" w:color="auto"/>
                                                                <w:left w:val="none" w:sz="0" w:space="0" w:color="auto"/>
                                                                <w:bottom w:val="none" w:sz="0" w:space="0" w:color="auto"/>
                                                                <w:right w:val="none" w:sz="0" w:space="0" w:color="auto"/>
                                                              </w:divBdr>
                                                              <w:divsChild>
                                                                <w:div w:id="16763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177993">
                          <w:marLeft w:val="0"/>
                          <w:marRight w:val="0"/>
                          <w:marTop w:val="0"/>
                          <w:marBottom w:val="0"/>
                          <w:divBdr>
                            <w:top w:val="none" w:sz="0" w:space="0" w:color="auto"/>
                            <w:left w:val="none" w:sz="0" w:space="0" w:color="auto"/>
                            <w:bottom w:val="none" w:sz="0" w:space="0" w:color="auto"/>
                            <w:right w:val="none" w:sz="0" w:space="0" w:color="auto"/>
                          </w:divBdr>
                          <w:divsChild>
                            <w:div w:id="222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4111">
                      <w:marLeft w:val="0"/>
                      <w:marRight w:val="0"/>
                      <w:marTop w:val="0"/>
                      <w:marBottom w:val="990"/>
                      <w:divBdr>
                        <w:top w:val="none" w:sz="0" w:space="0" w:color="auto"/>
                        <w:left w:val="none" w:sz="0" w:space="0" w:color="auto"/>
                        <w:bottom w:val="none" w:sz="0" w:space="0" w:color="auto"/>
                        <w:right w:val="none" w:sz="0" w:space="0" w:color="auto"/>
                      </w:divBdr>
                      <w:divsChild>
                        <w:div w:id="744842359">
                          <w:marLeft w:val="0"/>
                          <w:marRight w:val="0"/>
                          <w:marTop w:val="0"/>
                          <w:marBottom w:val="0"/>
                          <w:divBdr>
                            <w:top w:val="none" w:sz="0" w:space="0" w:color="auto"/>
                            <w:left w:val="none" w:sz="0" w:space="0" w:color="auto"/>
                            <w:bottom w:val="none" w:sz="0" w:space="0" w:color="auto"/>
                            <w:right w:val="none" w:sz="0" w:space="0" w:color="auto"/>
                          </w:divBdr>
                          <w:divsChild>
                            <w:div w:id="660892616">
                              <w:marLeft w:val="0"/>
                              <w:marRight w:val="0"/>
                              <w:marTop w:val="0"/>
                              <w:marBottom w:val="0"/>
                              <w:divBdr>
                                <w:top w:val="none" w:sz="0" w:space="0" w:color="auto"/>
                                <w:left w:val="none" w:sz="0" w:space="0" w:color="auto"/>
                                <w:bottom w:val="none" w:sz="0" w:space="0" w:color="auto"/>
                                <w:right w:val="none" w:sz="0" w:space="0" w:color="auto"/>
                              </w:divBdr>
                              <w:divsChild>
                                <w:div w:id="1191410274">
                                  <w:marLeft w:val="0"/>
                                  <w:marRight w:val="0"/>
                                  <w:marTop w:val="0"/>
                                  <w:marBottom w:val="0"/>
                                  <w:divBdr>
                                    <w:top w:val="none" w:sz="0" w:space="0" w:color="auto"/>
                                    <w:left w:val="none" w:sz="0" w:space="0" w:color="auto"/>
                                    <w:bottom w:val="none" w:sz="0" w:space="0" w:color="auto"/>
                                    <w:right w:val="none" w:sz="0" w:space="0" w:color="auto"/>
                                  </w:divBdr>
                                  <w:divsChild>
                                    <w:div w:id="5439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5370">
                              <w:marLeft w:val="0"/>
                              <w:marRight w:val="0"/>
                              <w:marTop w:val="0"/>
                              <w:marBottom w:val="0"/>
                              <w:divBdr>
                                <w:top w:val="none" w:sz="0" w:space="0" w:color="auto"/>
                                <w:left w:val="none" w:sz="0" w:space="0" w:color="auto"/>
                                <w:bottom w:val="none" w:sz="0" w:space="0" w:color="auto"/>
                                <w:right w:val="none" w:sz="0" w:space="0" w:color="auto"/>
                              </w:divBdr>
                              <w:divsChild>
                                <w:div w:id="1529368435">
                                  <w:marLeft w:val="0"/>
                                  <w:marRight w:val="0"/>
                                  <w:marTop w:val="0"/>
                                  <w:marBottom w:val="0"/>
                                  <w:divBdr>
                                    <w:top w:val="none" w:sz="0" w:space="0" w:color="auto"/>
                                    <w:left w:val="none" w:sz="0" w:space="0" w:color="auto"/>
                                    <w:bottom w:val="none" w:sz="0" w:space="0" w:color="auto"/>
                                    <w:right w:val="none" w:sz="0" w:space="0" w:color="auto"/>
                                  </w:divBdr>
                                  <w:divsChild>
                                    <w:div w:id="386104094">
                                      <w:marLeft w:val="0"/>
                                      <w:marRight w:val="0"/>
                                      <w:marTop w:val="0"/>
                                      <w:marBottom w:val="0"/>
                                      <w:divBdr>
                                        <w:top w:val="none" w:sz="0" w:space="0" w:color="auto"/>
                                        <w:left w:val="none" w:sz="0" w:space="0" w:color="auto"/>
                                        <w:bottom w:val="none" w:sz="0" w:space="0" w:color="auto"/>
                                        <w:right w:val="none" w:sz="0" w:space="0" w:color="auto"/>
                                      </w:divBdr>
                                      <w:divsChild>
                                        <w:div w:id="1555503747">
                                          <w:marLeft w:val="0"/>
                                          <w:marRight w:val="0"/>
                                          <w:marTop w:val="0"/>
                                          <w:marBottom w:val="0"/>
                                          <w:divBdr>
                                            <w:top w:val="none" w:sz="0" w:space="0" w:color="auto"/>
                                            <w:left w:val="none" w:sz="0" w:space="0" w:color="auto"/>
                                            <w:bottom w:val="none" w:sz="0" w:space="0" w:color="auto"/>
                                            <w:right w:val="none" w:sz="0" w:space="0" w:color="auto"/>
                                          </w:divBdr>
                                          <w:divsChild>
                                            <w:div w:id="1998148136">
                                              <w:marLeft w:val="0"/>
                                              <w:marRight w:val="0"/>
                                              <w:marTop w:val="0"/>
                                              <w:marBottom w:val="0"/>
                                              <w:divBdr>
                                                <w:top w:val="none" w:sz="0" w:space="0" w:color="auto"/>
                                                <w:left w:val="none" w:sz="0" w:space="0" w:color="auto"/>
                                                <w:bottom w:val="none" w:sz="0" w:space="0" w:color="auto"/>
                                                <w:right w:val="none" w:sz="0" w:space="0" w:color="auto"/>
                                              </w:divBdr>
                                            </w:div>
                                            <w:div w:id="1036924397">
                                              <w:marLeft w:val="0"/>
                                              <w:marRight w:val="0"/>
                                              <w:marTop w:val="270"/>
                                              <w:marBottom w:val="0"/>
                                              <w:divBdr>
                                                <w:top w:val="none" w:sz="0" w:space="0" w:color="auto"/>
                                                <w:left w:val="none" w:sz="0" w:space="0" w:color="auto"/>
                                                <w:bottom w:val="none" w:sz="0" w:space="0" w:color="auto"/>
                                                <w:right w:val="none" w:sz="0" w:space="0" w:color="auto"/>
                                              </w:divBdr>
                                              <w:divsChild>
                                                <w:div w:id="919293485">
                                                  <w:marLeft w:val="0"/>
                                                  <w:marRight w:val="0"/>
                                                  <w:marTop w:val="0"/>
                                                  <w:marBottom w:val="0"/>
                                                  <w:divBdr>
                                                    <w:top w:val="none" w:sz="0" w:space="0" w:color="auto"/>
                                                    <w:left w:val="none" w:sz="0" w:space="0" w:color="auto"/>
                                                    <w:bottom w:val="none" w:sz="0" w:space="0" w:color="auto"/>
                                                    <w:right w:val="none" w:sz="0" w:space="0" w:color="auto"/>
                                                  </w:divBdr>
                                                  <w:divsChild>
                                                    <w:div w:id="1927377329">
                                                      <w:marLeft w:val="0"/>
                                                      <w:marRight w:val="0"/>
                                                      <w:marTop w:val="0"/>
                                                      <w:marBottom w:val="0"/>
                                                      <w:divBdr>
                                                        <w:top w:val="none" w:sz="0" w:space="0" w:color="auto"/>
                                                        <w:left w:val="none" w:sz="0" w:space="0" w:color="auto"/>
                                                        <w:bottom w:val="none" w:sz="0" w:space="0" w:color="auto"/>
                                                        <w:right w:val="none" w:sz="0" w:space="0" w:color="auto"/>
                                                      </w:divBdr>
                                                      <w:divsChild>
                                                        <w:div w:id="1975795751">
                                                          <w:marLeft w:val="0"/>
                                                          <w:marRight w:val="0"/>
                                                          <w:marTop w:val="75"/>
                                                          <w:marBottom w:val="75"/>
                                                          <w:divBdr>
                                                            <w:top w:val="none" w:sz="0" w:space="0" w:color="auto"/>
                                                            <w:left w:val="none" w:sz="0" w:space="0" w:color="auto"/>
                                                            <w:bottom w:val="none" w:sz="0" w:space="0" w:color="auto"/>
                                                            <w:right w:val="none" w:sz="0" w:space="0" w:color="auto"/>
                                                          </w:divBdr>
                                                        </w:div>
                                                        <w:div w:id="410349222">
                                                          <w:marLeft w:val="0"/>
                                                          <w:marRight w:val="0"/>
                                                          <w:marTop w:val="0"/>
                                                          <w:marBottom w:val="0"/>
                                                          <w:divBdr>
                                                            <w:top w:val="none" w:sz="0" w:space="0" w:color="auto"/>
                                                            <w:left w:val="none" w:sz="0" w:space="0" w:color="auto"/>
                                                            <w:bottom w:val="none" w:sz="0" w:space="0" w:color="auto"/>
                                                            <w:right w:val="none" w:sz="0" w:space="0" w:color="auto"/>
                                                          </w:divBdr>
                                                          <w:divsChild>
                                                            <w:div w:id="1879077553">
                                                              <w:marLeft w:val="0"/>
                                                              <w:marRight w:val="0"/>
                                                              <w:marTop w:val="0"/>
                                                              <w:marBottom w:val="0"/>
                                                              <w:divBdr>
                                                                <w:top w:val="none" w:sz="0" w:space="0" w:color="auto"/>
                                                                <w:left w:val="none" w:sz="0" w:space="0" w:color="auto"/>
                                                                <w:bottom w:val="none" w:sz="0" w:space="0" w:color="auto"/>
                                                                <w:right w:val="none" w:sz="0" w:space="0" w:color="auto"/>
                                                              </w:divBdr>
                                                              <w:divsChild>
                                                                <w:div w:id="8624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689802">
                          <w:marLeft w:val="0"/>
                          <w:marRight w:val="0"/>
                          <w:marTop w:val="0"/>
                          <w:marBottom w:val="0"/>
                          <w:divBdr>
                            <w:top w:val="none" w:sz="0" w:space="0" w:color="auto"/>
                            <w:left w:val="none" w:sz="0" w:space="0" w:color="auto"/>
                            <w:bottom w:val="none" w:sz="0" w:space="0" w:color="auto"/>
                            <w:right w:val="none" w:sz="0" w:space="0" w:color="auto"/>
                          </w:divBdr>
                          <w:divsChild>
                            <w:div w:id="13626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568">
                      <w:marLeft w:val="0"/>
                      <w:marRight w:val="0"/>
                      <w:marTop w:val="0"/>
                      <w:marBottom w:val="990"/>
                      <w:divBdr>
                        <w:top w:val="none" w:sz="0" w:space="0" w:color="auto"/>
                        <w:left w:val="none" w:sz="0" w:space="0" w:color="auto"/>
                        <w:bottom w:val="none" w:sz="0" w:space="0" w:color="auto"/>
                        <w:right w:val="none" w:sz="0" w:space="0" w:color="auto"/>
                      </w:divBdr>
                      <w:divsChild>
                        <w:div w:id="2004967906">
                          <w:marLeft w:val="0"/>
                          <w:marRight w:val="0"/>
                          <w:marTop w:val="0"/>
                          <w:marBottom w:val="0"/>
                          <w:divBdr>
                            <w:top w:val="none" w:sz="0" w:space="0" w:color="auto"/>
                            <w:left w:val="none" w:sz="0" w:space="0" w:color="auto"/>
                            <w:bottom w:val="none" w:sz="0" w:space="0" w:color="auto"/>
                            <w:right w:val="none" w:sz="0" w:space="0" w:color="auto"/>
                          </w:divBdr>
                          <w:divsChild>
                            <w:div w:id="99184031">
                              <w:marLeft w:val="0"/>
                              <w:marRight w:val="0"/>
                              <w:marTop w:val="0"/>
                              <w:marBottom w:val="0"/>
                              <w:divBdr>
                                <w:top w:val="none" w:sz="0" w:space="0" w:color="auto"/>
                                <w:left w:val="none" w:sz="0" w:space="0" w:color="auto"/>
                                <w:bottom w:val="none" w:sz="0" w:space="0" w:color="auto"/>
                                <w:right w:val="none" w:sz="0" w:space="0" w:color="auto"/>
                              </w:divBdr>
                              <w:divsChild>
                                <w:div w:id="1980265160">
                                  <w:marLeft w:val="0"/>
                                  <w:marRight w:val="0"/>
                                  <w:marTop w:val="0"/>
                                  <w:marBottom w:val="0"/>
                                  <w:divBdr>
                                    <w:top w:val="none" w:sz="0" w:space="0" w:color="auto"/>
                                    <w:left w:val="none" w:sz="0" w:space="0" w:color="auto"/>
                                    <w:bottom w:val="none" w:sz="0" w:space="0" w:color="auto"/>
                                    <w:right w:val="none" w:sz="0" w:space="0" w:color="auto"/>
                                  </w:divBdr>
                                  <w:divsChild>
                                    <w:div w:id="200620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8417">
                              <w:marLeft w:val="0"/>
                              <w:marRight w:val="0"/>
                              <w:marTop w:val="0"/>
                              <w:marBottom w:val="0"/>
                              <w:divBdr>
                                <w:top w:val="none" w:sz="0" w:space="0" w:color="auto"/>
                                <w:left w:val="none" w:sz="0" w:space="0" w:color="auto"/>
                                <w:bottom w:val="none" w:sz="0" w:space="0" w:color="auto"/>
                                <w:right w:val="none" w:sz="0" w:space="0" w:color="auto"/>
                              </w:divBdr>
                              <w:divsChild>
                                <w:div w:id="1039890405">
                                  <w:marLeft w:val="0"/>
                                  <w:marRight w:val="0"/>
                                  <w:marTop w:val="0"/>
                                  <w:marBottom w:val="0"/>
                                  <w:divBdr>
                                    <w:top w:val="none" w:sz="0" w:space="0" w:color="auto"/>
                                    <w:left w:val="none" w:sz="0" w:space="0" w:color="auto"/>
                                    <w:bottom w:val="none" w:sz="0" w:space="0" w:color="auto"/>
                                    <w:right w:val="none" w:sz="0" w:space="0" w:color="auto"/>
                                  </w:divBdr>
                                  <w:divsChild>
                                    <w:div w:id="465664457">
                                      <w:marLeft w:val="0"/>
                                      <w:marRight w:val="0"/>
                                      <w:marTop w:val="0"/>
                                      <w:marBottom w:val="0"/>
                                      <w:divBdr>
                                        <w:top w:val="none" w:sz="0" w:space="0" w:color="auto"/>
                                        <w:left w:val="none" w:sz="0" w:space="0" w:color="auto"/>
                                        <w:bottom w:val="none" w:sz="0" w:space="0" w:color="auto"/>
                                        <w:right w:val="none" w:sz="0" w:space="0" w:color="auto"/>
                                      </w:divBdr>
                                      <w:divsChild>
                                        <w:div w:id="1117027080">
                                          <w:marLeft w:val="0"/>
                                          <w:marRight w:val="0"/>
                                          <w:marTop w:val="0"/>
                                          <w:marBottom w:val="0"/>
                                          <w:divBdr>
                                            <w:top w:val="none" w:sz="0" w:space="0" w:color="auto"/>
                                            <w:left w:val="none" w:sz="0" w:space="0" w:color="auto"/>
                                            <w:bottom w:val="none" w:sz="0" w:space="0" w:color="auto"/>
                                            <w:right w:val="none" w:sz="0" w:space="0" w:color="auto"/>
                                          </w:divBdr>
                                          <w:divsChild>
                                            <w:div w:id="447359299">
                                              <w:marLeft w:val="0"/>
                                              <w:marRight w:val="0"/>
                                              <w:marTop w:val="0"/>
                                              <w:marBottom w:val="0"/>
                                              <w:divBdr>
                                                <w:top w:val="none" w:sz="0" w:space="0" w:color="auto"/>
                                                <w:left w:val="none" w:sz="0" w:space="0" w:color="auto"/>
                                                <w:bottom w:val="none" w:sz="0" w:space="0" w:color="auto"/>
                                                <w:right w:val="none" w:sz="0" w:space="0" w:color="auto"/>
                                              </w:divBdr>
                                            </w:div>
                                            <w:div w:id="1267301013">
                                              <w:marLeft w:val="0"/>
                                              <w:marRight w:val="0"/>
                                              <w:marTop w:val="270"/>
                                              <w:marBottom w:val="0"/>
                                              <w:divBdr>
                                                <w:top w:val="none" w:sz="0" w:space="0" w:color="auto"/>
                                                <w:left w:val="none" w:sz="0" w:space="0" w:color="auto"/>
                                                <w:bottom w:val="none" w:sz="0" w:space="0" w:color="auto"/>
                                                <w:right w:val="none" w:sz="0" w:space="0" w:color="auto"/>
                                              </w:divBdr>
                                              <w:divsChild>
                                                <w:div w:id="648629298">
                                                  <w:marLeft w:val="0"/>
                                                  <w:marRight w:val="0"/>
                                                  <w:marTop w:val="0"/>
                                                  <w:marBottom w:val="0"/>
                                                  <w:divBdr>
                                                    <w:top w:val="none" w:sz="0" w:space="0" w:color="auto"/>
                                                    <w:left w:val="none" w:sz="0" w:space="0" w:color="auto"/>
                                                    <w:bottom w:val="none" w:sz="0" w:space="0" w:color="auto"/>
                                                    <w:right w:val="none" w:sz="0" w:space="0" w:color="auto"/>
                                                  </w:divBdr>
                                                  <w:divsChild>
                                                    <w:div w:id="1287931026">
                                                      <w:marLeft w:val="0"/>
                                                      <w:marRight w:val="0"/>
                                                      <w:marTop w:val="0"/>
                                                      <w:marBottom w:val="0"/>
                                                      <w:divBdr>
                                                        <w:top w:val="none" w:sz="0" w:space="0" w:color="auto"/>
                                                        <w:left w:val="none" w:sz="0" w:space="0" w:color="auto"/>
                                                        <w:bottom w:val="none" w:sz="0" w:space="0" w:color="auto"/>
                                                        <w:right w:val="none" w:sz="0" w:space="0" w:color="auto"/>
                                                      </w:divBdr>
                                                      <w:divsChild>
                                                        <w:div w:id="196820395">
                                                          <w:marLeft w:val="0"/>
                                                          <w:marRight w:val="0"/>
                                                          <w:marTop w:val="75"/>
                                                          <w:marBottom w:val="75"/>
                                                          <w:divBdr>
                                                            <w:top w:val="none" w:sz="0" w:space="0" w:color="auto"/>
                                                            <w:left w:val="none" w:sz="0" w:space="0" w:color="auto"/>
                                                            <w:bottom w:val="none" w:sz="0" w:space="0" w:color="auto"/>
                                                            <w:right w:val="none" w:sz="0" w:space="0" w:color="auto"/>
                                                          </w:divBdr>
                                                        </w:div>
                                                        <w:div w:id="711032329">
                                                          <w:marLeft w:val="0"/>
                                                          <w:marRight w:val="0"/>
                                                          <w:marTop w:val="0"/>
                                                          <w:marBottom w:val="0"/>
                                                          <w:divBdr>
                                                            <w:top w:val="none" w:sz="0" w:space="0" w:color="auto"/>
                                                            <w:left w:val="none" w:sz="0" w:space="0" w:color="auto"/>
                                                            <w:bottom w:val="none" w:sz="0" w:space="0" w:color="auto"/>
                                                            <w:right w:val="none" w:sz="0" w:space="0" w:color="auto"/>
                                                          </w:divBdr>
                                                          <w:divsChild>
                                                            <w:div w:id="449082707">
                                                              <w:marLeft w:val="0"/>
                                                              <w:marRight w:val="0"/>
                                                              <w:marTop w:val="0"/>
                                                              <w:marBottom w:val="0"/>
                                                              <w:divBdr>
                                                                <w:top w:val="none" w:sz="0" w:space="0" w:color="auto"/>
                                                                <w:left w:val="none" w:sz="0" w:space="0" w:color="auto"/>
                                                                <w:bottom w:val="none" w:sz="0" w:space="0" w:color="auto"/>
                                                                <w:right w:val="none" w:sz="0" w:space="0" w:color="auto"/>
                                                              </w:divBdr>
                                                              <w:divsChild>
                                                                <w:div w:id="19289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9260753">
                          <w:marLeft w:val="0"/>
                          <w:marRight w:val="0"/>
                          <w:marTop w:val="0"/>
                          <w:marBottom w:val="0"/>
                          <w:divBdr>
                            <w:top w:val="none" w:sz="0" w:space="0" w:color="auto"/>
                            <w:left w:val="none" w:sz="0" w:space="0" w:color="auto"/>
                            <w:bottom w:val="none" w:sz="0" w:space="0" w:color="auto"/>
                            <w:right w:val="none" w:sz="0" w:space="0" w:color="auto"/>
                          </w:divBdr>
                          <w:divsChild>
                            <w:div w:id="12363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970">
                      <w:marLeft w:val="0"/>
                      <w:marRight w:val="0"/>
                      <w:marTop w:val="0"/>
                      <w:marBottom w:val="990"/>
                      <w:divBdr>
                        <w:top w:val="none" w:sz="0" w:space="0" w:color="auto"/>
                        <w:left w:val="none" w:sz="0" w:space="0" w:color="auto"/>
                        <w:bottom w:val="none" w:sz="0" w:space="0" w:color="auto"/>
                        <w:right w:val="none" w:sz="0" w:space="0" w:color="auto"/>
                      </w:divBdr>
                      <w:divsChild>
                        <w:div w:id="888810295">
                          <w:marLeft w:val="0"/>
                          <w:marRight w:val="0"/>
                          <w:marTop w:val="0"/>
                          <w:marBottom w:val="0"/>
                          <w:divBdr>
                            <w:top w:val="none" w:sz="0" w:space="0" w:color="auto"/>
                            <w:left w:val="none" w:sz="0" w:space="0" w:color="auto"/>
                            <w:bottom w:val="none" w:sz="0" w:space="0" w:color="auto"/>
                            <w:right w:val="none" w:sz="0" w:space="0" w:color="auto"/>
                          </w:divBdr>
                          <w:divsChild>
                            <w:div w:id="1873878816">
                              <w:marLeft w:val="0"/>
                              <w:marRight w:val="0"/>
                              <w:marTop w:val="0"/>
                              <w:marBottom w:val="0"/>
                              <w:divBdr>
                                <w:top w:val="none" w:sz="0" w:space="0" w:color="auto"/>
                                <w:left w:val="none" w:sz="0" w:space="0" w:color="auto"/>
                                <w:bottom w:val="none" w:sz="0" w:space="0" w:color="auto"/>
                                <w:right w:val="none" w:sz="0" w:space="0" w:color="auto"/>
                              </w:divBdr>
                              <w:divsChild>
                                <w:div w:id="2134052407">
                                  <w:marLeft w:val="0"/>
                                  <w:marRight w:val="0"/>
                                  <w:marTop w:val="0"/>
                                  <w:marBottom w:val="0"/>
                                  <w:divBdr>
                                    <w:top w:val="none" w:sz="0" w:space="0" w:color="auto"/>
                                    <w:left w:val="none" w:sz="0" w:space="0" w:color="auto"/>
                                    <w:bottom w:val="none" w:sz="0" w:space="0" w:color="auto"/>
                                    <w:right w:val="none" w:sz="0" w:space="0" w:color="auto"/>
                                  </w:divBdr>
                                  <w:divsChild>
                                    <w:div w:id="75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7104">
                              <w:marLeft w:val="0"/>
                              <w:marRight w:val="0"/>
                              <w:marTop w:val="0"/>
                              <w:marBottom w:val="0"/>
                              <w:divBdr>
                                <w:top w:val="none" w:sz="0" w:space="0" w:color="auto"/>
                                <w:left w:val="none" w:sz="0" w:space="0" w:color="auto"/>
                                <w:bottom w:val="none" w:sz="0" w:space="0" w:color="auto"/>
                                <w:right w:val="none" w:sz="0" w:space="0" w:color="auto"/>
                              </w:divBdr>
                              <w:divsChild>
                                <w:div w:id="664431320">
                                  <w:marLeft w:val="0"/>
                                  <w:marRight w:val="0"/>
                                  <w:marTop w:val="0"/>
                                  <w:marBottom w:val="0"/>
                                  <w:divBdr>
                                    <w:top w:val="none" w:sz="0" w:space="0" w:color="auto"/>
                                    <w:left w:val="none" w:sz="0" w:space="0" w:color="auto"/>
                                    <w:bottom w:val="none" w:sz="0" w:space="0" w:color="auto"/>
                                    <w:right w:val="none" w:sz="0" w:space="0" w:color="auto"/>
                                  </w:divBdr>
                                  <w:divsChild>
                                    <w:div w:id="1705862239">
                                      <w:marLeft w:val="0"/>
                                      <w:marRight w:val="0"/>
                                      <w:marTop w:val="0"/>
                                      <w:marBottom w:val="0"/>
                                      <w:divBdr>
                                        <w:top w:val="none" w:sz="0" w:space="0" w:color="auto"/>
                                        <w:left w:val="none" w:sz="0" w:space="0" w:color="auto"/>
                                        <w:bottom w:val="none" w:sz="0" w:space="0" w:color="auto"/>
                                        <w:right w:val="none" w:sz="0" w:space="0" w:color="auto"/>
                                      </w:divBdr>
                                      <w:divsChild>
                                        <w:div w:id="1088188997">
                                          <w:marLeft w:val="0"/>
                                          <w:marRight w:val="0"/>
                                          <w:marTop w:val="0"/>
                                          <w:marBottom w:val="0"/>
                                          <w:divBdr>
                                            <w:top w:val="none" w:sz="0" w:space="0" w:color="auto"/>
                                            <w:left w:val="none" w:sz="0" w:space="0" w:color="auto"/>
                                            <w:bottom w:val="none" w:sz="0" w:space="0" w:color="auto"/>
                                            <w:right w:val="none" w:sz="0" w:space="0" w:color="auto"/>
                                          </w:divBdr>
                                          <w:divsChild>
                                            <w:div w:id="374356729">
                                              <w:marLeft w:val="0"/>
                                              <w:marRight w:val="0"/>
                                              <w:marTop w:val="0"/>
                                              <w:marBottom w:val="0"/>
                                              <w:divBdr>
                                                <w:top w:val="none" w:sz="0" w:space="0" w:color="auto"/>
                                                <w:left w:val="none" w:sz="0" w:space="0" w:color="auto"/>
                                                <w:bottom w:val="none" w:sz="0" w:space="0" w:color="auto"/>
                                                <w:right w:val="none" w:sz="0" w:space="0" w:color="auto"/>
                                              </w:divBdr>
                                            </w:div>
                                            <w:div w:id="491336272">
                                              <w:marLeft w:val="0"/>
                                              <w:marRight w:val="0"/>
                                              <w:marTop w:val="270"/>
                                              <w:marBottom w:val="0"/>
                                              <w:divBdr>
                                                <w:top w:val="none" w:sz="0" w:space="0" w:color="auto"/>
                                                <w:left w:val="none" w:sz="0" w:space="0" w:color="auto"/>
                                                <w:bottom w:val="none" w:sz="0" w:space="0" w:color="auto"/>
                                                <w:right w:val="none" w:sz="0" w:space="0" w:color="auto"/>
                                              </w:divBdr>
                                              <w:divsChild>
                                                <w:div w:id="71507747">
                                                  <w:marLeft w:val="0"/>
                                                  <w:marRight w:val="0"/>
                                                  <w:marTop w:val="0"/>
                                                  <w:marBottom w:val="0"/>
                                                  <w:divBdr>
                                                    <w:top w:val="none" w:sz="0" w:space="0" w:color="auto"/>
                                                    <w:left w:val="none" w:sz="0" w:space="0" w:color="auto"/>
                                                    <w:bottom w:val="none" w:sz="0" w:space="0" w:color="auto"/>
                                                    <w:right w:val="none" w:sz="0" w:space="0" w:color="auto"/>
                                                  </w:divBdr>
                                                  <w:divsChild>
                                                    <w:div w:id="351153859">
                                                      <w:marLeft w:val="0"/>
                                                      <w:marRight w:val="0"/>
                                                      <w:marTop w:val="0"/>
                                                      <w:marBottom w:val="0"/>
                                                      <w:divBdr>
                                                        <w:top w:val="none" w:sz="0" w:space="0" w:color="auto"/>
                                                        <w:left w:val="none" w:sz="0" w:space="0" w:color="auto"/>
                                                        <w:bottom w:val="none" w:sz="0" w:space="0" w:color="auto"/>
                                                        <w:right w:val="none" w:sz="0" w:space="0" w:color="auto"/>
                                                      </w:divBdr>
                                                      <w:divsChild>
                                                        <w:div w:id="1921134561">
                                                          <w:marLeft w:val="0"/>
                                                          <w:marRight w:val="0"/>
                                                          <w:marTop w:val="75"/>
                                                          <w:marBottom w:val="75"/>
                                                          <w:divBdr>
                                                            <w:top w:val="none" w:sz="0" w:space="0" w:color="auto"/>
                                                            <w:left w:val="none" w:sz="0" w:space="0" w:color="auto"/>
                                                            <w:bottom w:val="none" w:sz="0" w:space="0" w:color="auto"/>
                                                            <w:right w:val="none" w:sz="0" w:space="0" w:color="auto"/>
                                                          </w:divBdr>
                                                        </w:div>
                                                        <w:div w:id="1617253809">
                                                          <w:marLeft w:val="0"/>
                                                          <w:marRight w:val="0"/>
                                                          <w:marTop w:val="0"/>
                                                          <w:marBottom w:val="0"/>
                                                          <w:divBdr>
                                                            <w:top w:val="none" w:sz="0" w:space="0" w:color="auto"/>
                                                            <w:left w:val="none" w:sz="0" w:space="0" w:color="auto"/>
                                                            <w:bottom w:val="none" w:sz="0" w:space="0" w:color="auto"/>
                                                            <w:right w:val="none" w:sz="0" w:space="0" w:color="auto"/>
                                                          </w:divBdr>
                                                          <w:divsChild>
                                                            <w:div w:id="1434933917">
                                                              <w:marLeft w:val="0"/>
                                                              <w:marRight w:val="0"/>
                                                              <w:marTop w:val="0"/>
                                                              <w:marBottom w:val="0"/>
                                                              <w:divBdr>
                                                                <w:top w:val="none" w:sz="0" w:space="0" w:color="auto"/>
                                                                <w:left w:val="none" w:sz="0" w:space="0" w:color="auto"/>
                                                                <w:bottom w:val="none" w:sz="0" w:space="0" w:color="auto"/>
                                                                <w:right w:val="none" w:sz="0" w:space="0" w:color="auto"/>
                                                              </w:divBdr>
                                                              <w:divsChild>
                                                                <w:div w:id="14657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8818087">
                          <w:marLeft w:val="0"/>
                          <w:marRight w:val="0"/>
                          <w:marTop w:val="0"/>
                          <w:marBottom w:val="0"/>
                          <w:divBdr>
                            <w:top w:val="none" w:sz="0" w:space="0" w:color="auto"/>
                            <w:left w:val="none" w:sz="0" w:space="0" w:color="auto"/>
                            <w:bottom w:val="none" w:sz="0" w:space="0" w:color="auto"/>
                            <w:right w:val="none" w:sz="0" w:space="0" w:color="auto"/>
                          </w:divBdr>
                          <w:divsChild>
                            <w:div w:id="17558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1510">
                      <w:marLeft w:val="0"/>
                      <w:marRight w:val="0"/>
                      <w:marTop w:val="0"/>
                      <w:marBottom w:val="990"/>
                      <w:divBdr>
                        <w:top w:val="none" w:sz="0" w:space="0" w:color="auto"/>
                        <w:left w:val="none" w:sz="0" w:space="0" w:color="auto"/>
                        <w:bottom w:val="none" w:sz="0" w:space="0" w:color="auto"/>
                        <w:right w:val="none" w:sz="0" w:space="0" w:color="auto"/>
                      </w:divBdr>
                      <w:divsChild>
                        <w:div w:id="842083615">
                          <w:marLeft w:val="0"/>
                          <w:marRight w:val="0"/>
                          <w:marTop w:val="0"/>
                          <w:marBottom w:val="0"/>
                          <w:divBdr>
                            <w:top w:val="none" w:sz="0" w:space="0" w:color="auto"/>
                            <w:left w:val="none" w:sz="0" w:space="0" w:color="auto"/>
                            <w:bottom w:val="none" w:sz="0" w:space="0" w:color="auto"/>
                            <w:right w:val="none" w:sz="0" w:space="0" w:color="auto"/>
                          </w:divBdr>
                          <w:divsChild>
                            <w:div w:id="915045728">
                              <w:marLeft w:val="0"/>
                              <w:marRight w:val="0"/>
                              <w:marTop w:val="0"/>
                              <w:marBottom w:val="0"/>
                              <w:divBdr>
                                <w:top w:val="none" w:sz="0" w:space="0" w:color="auto"/>
                                <w:left w:val="none" w:sz="0" w:space="0" w:color="auto"/>
                                <w:bottom w:val="none" w:sz="0" w:space="0" w:color="auto"/>
                                <w:right w:val="none" w:sz="0" w:space="0" w:color="auto"/>
                              </w:divBdr>
                              <w:divsChild>
                                <w:div w:id="417211029">
                                  <w:marLeft w:val="0"/>
                                  <w:marRight w:val="0"/>
                                  <w:marTop w:val="0"/>
                                  <w:marBottom w:val="0"/>
                                  <w:divBdr>
                                    <w:top w:val="none" w:sz="0" w:space="0" w:color="auto"/>
                                    <w:left w:val="none" w:sz="0" w:space="0" w:color="auto"/>
                                    <w:bottom w:val="none" w:sz="0" w:space="0" w:color="auto"/>
                                    <w:right w:val="none" w:sz="0" w:space="0" w:color="auto"/>
                                  </w:divBdr>
                                  <w:divsChild>
                                    <w:div w:id="6297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2309">
                              <w:marLeft w:val="0"/>
                              <w:marRight w:val="0"/>
                              <w:marTop w:val="0"/>
                              <w:marBottom w:val="0"/>
                              <w:divBdr>
                                <w:top w:val="none" w:sz="0" w:space="0" w:color="auto"/>
                                <w:left w:val="none" w:sz="0" w:space="0" w:color="auto"/>
                                <w:bottom w:val="none" w:sz="0" w:space="0" w:color="auto"/>
                                <w:right w:val="none" w:sz="0" w:space="0" w:color="auto"/>
                              </w:divBdr>
                              <w:divsChild>
                                <w:div w:id="1461150149">
                                  <w:marLeft w:val="0"/>
                                  <w:marRight w:val="0"/>
                                  <w:marTop w:val="0"/>
                                  <w:marBottom w:val="0"/>
                                  <w:divBdr>
                                    <w:top w:val="none" w:sz="0" w:space="0" w:color="auto"/>
                                    <w:left w:val="none" w:sz="0" w:space="0" w:color="auto"/>
                                    <w:bottom w:val="none" w:sz="0" w:space="0" w:color="auto"/>
                                    <w:right w:val="none" w:sz="0" w:space="0" w:color="auto"/>
                                  </w:divBdr>
                                  <w:divsChild>
                                    <w:div w:id="245574001">
                                      <w:marLeft w:val="0"/>
                                      <w:marRight w:val="0"/>
                                      <w:marTop w:val="0"/>
                                      <w:marBottom w:val="0"/>
                                      <w:divBdr>
                                        <w:top w:val="none" w:sz="0" w:space="0" w:color="auto"/>
                                        <w:left w:val="none" w:sz="0" w:space="0" w:color="auto"/>
                                        <w:bottom w:val="none" w:sz="0" w:space="0" w:color="auto"/>
                                        <w:right w:val="none" w:sz="0" w:space="0" w:color="auto"/>
                                      </w:divBdr>
                                      <w:divsChild>
                                        <w:div w:id="839006716">
                                          <w:marLeft w:val="0"/>
                                          <w:marRight w:val="0"/>
                                          <w:marTop w:val="0"/>
                                          <w:marBottom w:val="0"/>
                                          <w:divBdr>
                                            <w:top w:val="none" w:sz="0" w:space="0" w:color="auto"/>
                                            <w:left w:val="none" w:sz="0" w:space="0" w:color="auto"/>
                                            <w:bottom w:val="none" w:sz="0" w:space="0" w:color="auto"/>
                                            <w:right w:val="none" w:sz="0" w:space="0" w:color="auto"/>
                                          </w:divBdr>
                                          <w:divsChild>
                                            <w:div w:id="2009356975">
                                              <w:marLeft w:val="0"/>
                                              <w:marRight w:val="0"/>
                                              <w:marTop w:val="0"/>
                                              <w:marBottom w:val="0"/>
                                              <w:divBdr>
                                                <w:top w:val="none" w:sz="0" w:space="0" w:color="auto"/>
                                                <w:left w:val="none" w:sz="0" w:space="0" w:color="auto"/>
                                                <w:bottom w:val="none" w:sz="0" w:space="0" w:color="auto"/>
                                                <w:right w:val="none" w:sz="0" w:space="0" w:color="auto"/>
                                              </w:divBdr>
                                            </w:div>
                                            <w:div w:id="1764497598">
                                              <w:marLeft w:val="0"/>
                                              <w:marRight w:val="0"/>
                                              <w:marTop w:val="270"/>
                                              <w:marBottom w:val="0"/>
                                              <w:divBdr>
                                                <w:top w:val="none" w:sz="0" w:space="0" w:color="auto"/>
                                                <w:left w:val="none" w:sz="0" w:space="0" w:color="auto"/>
                                                <w:bottom w:val="none" w:sz="0" w:space="0" w:color="auto"/>
                                                <w:right w:val="none" w:sz="0" w:space="0" w:color="auto"/>
                                              </w:divBdr>
                                              <w:divsChild>
                                                <w:div w:id="1282223964">
                                                  <w:marLeft w:val="0"/>
                                                  <w:marRight w:val="0"/>
                                                  <w:marTop w:val="0"/>
                                                  <w:marBottom w:val="0"/>
                                                  <w:divBdr>
                                                    <w:top w:val="none" w:sz="0" w:space="0" w:color="auto"/>
                                                    <w:left w:val="none" w:sz="0" w:space="0" w:color="auto"/>
                                                    <w:bottom w:val="none" w:sz="0" w:space="0" w:color="auto"/>
                                                    <w:right w:val="none" w:sz="0" w:space="0" w:color="auto"/>
                                                  </w:divBdr>
                                                  <w:divsChild>
                                                    <w:div w:id="1900096243">
                                                      <w:marLeft w:val="0"/>
                                                      <w:marRight w:val="0"/>
                                                      <w:marTop w:val="0"/>
                                                      <w:marBottom w:val="0"/>
                                                      <w:divBdr>
                                                        <w:top w:val="none" w:sz="0" w:space="0" w:color="auto"/>
                                                        <w:left w:val="none" w:sz="0" w:space="0" w:color="auto"/>
                                                        <w:bottom w:val="none" w:sz="0" w:space="0" w:color="auto"/>
                                                        <w:right w:val="none" w:sz="0" w:space="0" w:color="auto"/>
                                                      </w:divBdr>
                                                      <w:divsChild>
                                                        <w:div w:id="296881358">
                                                          <w:marLeft w:val="0"/>
                                                          <w:marRight w:val="0"/>
                                                          <w:marTop w:val="75"/>
                                                          <w:marBottom w:val="75"/>
                                                          <w:divBdr>
                                                            <w:top w:val="none" w:sz="0" w:space="0" w:color="auto"/>
                                                            <w:left w:val="none" w:sz="0" w:space="0" w:color="auto"/>
                                                            <w:bottom w:val="none" w:sz="0" w:space="0" w:color="auto"/>
                                                            <w:right w:val="none" w:sz="0" w:space="0" w:color="auto"/>
                                                          </w:divBdr>
                                                        </w:div>
                                                        <w:div w:id="1424649587">
                                                          <w:marLeft w:val="0"/>
                                                          <w:marRight w:val="0"/>
                                                          <w:marTop w:val="0"/>
                                                          <w:marBottom w:val="0"/>
                                                          <w:divBdr>
                                                            <w:top w:val="none" w:sz="0" w:space="0" w:color="auto"/>
                                                            <w:left w:val="none" w:sz="0" w:space="0" w:color="auto"/>
                                                            <w:bottom w:val="none" w:sz="0" w:space="0" w:color="auto"/>
                                                            <w:right w:val="none" w:sz="0" w:space="0" w:color="auto"/>
                                                          </w:divBdr>
                                                          <w:divsChild>
                                                            <w:div w:id="1960604929">
                                                              <w:marLeft w:val="0"/>
                                                              <w:marRight w:val="0"/>
                                                              <w:marTop w:val="0"/>
                                                              <w:marBottom w:val="0"/>
                                                              <w:divBdr>
                                                                <w:top w:val="none" w:sz="0" w:space="0" w:color="auto"/>
                                                                <w:left w:val="none" w:sz="0" w:space="0" w:color="auto"/>
                                                                <w:bottom w:val="none" w:sz="0" w:space="0" w:color="auto"/>
                                                                <w:right w:val="none" w:sz="0" w:space="0" w:color="auto"/>
                                                              </w:divBdr>
                                                              <w:divsChild>
                                                                <w:div w:id="11566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969117">
                          <w:marLeft w:val="0"/>
                          <w:marRight w:val="0"/>
                          <w:marTop w:val="0"/>
                          <w:marBottom w:val="0"/>
                          <w:divBdr>
                            <w:top w:val="none" w:sz="0" w:space="0" w:color="auto"/>
                            <w:left w:val="none" w:sz="0" w:space="0" w:color="auto"/>
                            <w:bottom w:val="none" w:sz="0" w:space="0" w:color="auto"/>
                            <w:right w:val="none" w:sz="0" w:space="0" w:color="auto"/>
                          </w:divBdr>
                          <w:divsChild>
                            <w:div w:id="533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3870">
                      <w:marLeft w:val="0"/>
                      <w:marRight w:val="0"/>
                      <w:marTop w:val="0"/>
                      <w:marBottom w:val="990"/>
                      <w:divBdr>
                        <w:top w:val="none" w:sz="0" w:space="0" w:color="auto"/>
                        <w:left w:val="none" w:sz="0" w:space="0" w:color="auto"/>
                        <w:bottom w:val="none" w:sz="0" w:space="0" w:color="auto"/>
                        <w:right w:val="none" w:sz="0" w:space="0" w:color="auto"/>
                      </w:divBdr>
                      <w:divsChild>
                        <w:div w:id="576938657">
                          <w:marLeft w:val="0"/>
                          <w:marRight w:val="0"/>
                          <w:marTop w:val="0"/>
                          <w:marBottom w:val="0"/>
                          <w:divBdr>
                            <w:top w:val="none" w:sz="0" w:space="0" w:color="auto"/>
                            <w:left w:val="none" w:sz="0" w:space="0" w:color="auto"/>
                            <w:bottom w:val="none" w:sz="0" w:space="0" w:color="auto"/>
                            <w:right w:val="none" w:sz="0" w:space="0" w:color="auto"/>
                          </w:divBdr>
                          <w:divsChild>
                            <w:div w:id="2009625284">
                              <w:marLeft w:val="0"/>
                              <w:marRight w:val="0"/>
                              <w:marTop w:val="0"/>
                              <w:marBottom w:val="0"/>
                              <w:divBdr>
                                <w:top w:val="none" w:sz="0" w:space="0" w:color="auto"/>
                                <w:left w:val="none" w:sz="0" w:space="0" w:color="auto"/>
                                <w:bottom w:val="none" w:sz="0" w:space="0" w:color="auto"/>
                                <w:right w:val="none" w:sz="0" w:space="0" w:color="auto"/>
                              </w:divBdr>
                              <w:divsChild>
                                <w:div w:id="1247225675">
                                  <w:marLeft w:val="0"/>
                                  <w:marRight w:val="0"/>
                                  <w:marTop w:val="0"/>
                                  <w:marBottom w:val="0"/>
                                  <w:divBdr>
                                    <w:top w:val="none" w:sz="0" w:space="0" w:color="auto"/>
                                    <w:left w:val="none" w:sz="0" w:space="0" w:color="auto"/>
                                    <w:bottom w:val="none" w:sz="0" w:space="0" w:color="auto"/>
                                    <w:right w:val="none" w:sz="0" w:space="0" w:color="auto"/>
                                  </w:divBdr>
                                  <w:divsChild>
                                    <w:div w:id="17021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0472">
                              <w:marLeft w:val="0"/>
                              <w:marRight w:val="0"/>
                              <w:marTop w:val="0"/>
                              <w:marBottom w:val="0"/>
                              <w:divBdr>
                                <w:top w:val="none" w:sz="0" w:space="0" w:color="auto"/>
                                <w:left w:val="none" w:sz="0" w:space="0" w:color="auto"/>
                                <w:bottom w:val="none" w:sz="0" w:space="0" w:color="auto"/>
                                <w:right w:val="none" w:sz="0" w:space="0" w:color="auto"/>
                              </w:divBdr>
                              <w:divsChild>
                                <w:div w:id="1152987277">
                                  <w:marLeft w:val="0"/>
                                  <w:marRight w:val="0"/>
                                  <w:marTop w:val="0"/>
                                  <w:marBottom w:val="0"/>
                                  <w:divBdr>
                                    <w:top w:val="none" w:sz="0" w:space="0" w:color="auto"/>
                                    <w:left w:val="none" w:sz="0" w:space="0" w:color="auto"/>
                                    <w:bottom w:val="none" w:sz="0" w:space="0" w:color="auto"/>
                                    <w:right w:val="none" w:sz="0" w:space="0" w:color="auto"/>
                                  </w:divBdr>
                                  <w:divsChild>
                                    <w:div w:id="2091847789">
                                      <w:marLeft w:val="0"/>
                                      <w:marRight w:val="0"/>
                                      <w:marTop w:val="0"/>
                                      <w:marBottom w:val="0"/>
                                      <w:divBdr>
                                        <w:top w:val="none" w:sz="0" w:space="0" w:color="auto"/>
                                        <w:left w:val="none" w:sz="0" w:space="0" w:color="auto"/>
                                        <w:bottom w:val="none" w:sz="0" w:space="0" w:color="auto"/>
                                        <w:right w:val="none" w:sz="0" w:space="0" w:color="auto"/>
                                      </w:divBdr>
                                      <w:divsChild>
                                        <w:div w:id="1841694077">
                                          <w:marLeft w:val="0"/>
                                          <w:marRight w:val="0"/>
                                          <w:marTop w:val="0"/>
                                          <w:marBottom w:val="0"/>
                                          <w:divBdr>
                                            <w:top w:val="none" w:sz="0" w:space="0" w:color="auto"/>
                                            <w:left w:val="none" w:sz="0" w:space="0" w:color="auto"/>
                                            <w:bottom w:val="none" w:sz="0" w:space="0" w:color="auto"/>
                                            <w:right w:val="none" w:sz="0" w:space="0" w:color="auto"/>
                                          </w:divBdr>
                                          <w:divsChild>
                                            <w:div w:id="1761634407">
                                              <w:marLeft w:val="0"/>
                                              <w:marRight w:val="0"/>
                                              <w:marTop w:val="15"/>
                                              <w:marBottom w:val="240"/>
                                              <w:divBdr>
                                                <w:top w:val="none" w:sz="0" w:space="0" w:color="auto"/>
                                                <w:left w:val="none" w:sz="0" w:space="0" w:color="auto"/>
                                                <w:bottom w:val="none" w:sz="0" w:space="0" w:color="auto"/>
                                                <w:right w:val="none" w:sz="0" w:space="0" w:color="auto"/>
                                              </w:divBdr>
                                              <w:divsChild>
                                                <w:div w:id="879056234">
                                                  <w:marLeft w:val="0"/>
                                                  <w:marRight w:val="0"/>
                                                  <w:marTop w:val="0"/>
                                                  <w:marBottom w:val="0"/>
                                                  <w:divBdr>
                                                    <w:top w:val="none" w:sz="0" w:space="0" w:color="auto"/>
                                                    <w:left w:val="none" w:sz="0" w:space="0" w:color="auto"/>
                                                    <w:bottom w:val="none" w:sz="0" w:space="0" w:color="auto"/>
                                                    <w:right w:val="none" w:sz="0" w:space="0" w:color="auto"/>
                                                  </w:divBdr>
                                                  <w:divsChild>
                                                    <w:div w:id="19069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46624">
                                          <w:marLeft w:val="0"/>
                                          <w:marRight w:val="0"/>
                                          <w:marTop w:val="0"/>
                                          <w:marBottom w:val="0"/>
                                          <w:divBdr>
                                            <w:top w:val="none" w:sz="0" w:space="0" w:color="auto"/>
                                            <w:left w:val="none" w:sz="0" w:space="0" w:color="auto"/>
                                            <w:bottom w:val="none" w:sz="0" w:space="0" w:color="auto"/>
                                            <w:right w:val="none" w:sz="0" w:space="0" w:color="auto"/>
                                          </w:divBdr>
                                          <w:divsChild>
                                            <w:div w:id="1552571227">
                                              <w:marLeft w:val="0"/>
                                              <w:marRight w:val="0"/>
                                              <w:marTop w:val="15"/>
                                              <w:marBottom w:val="240"/>
                                              <w:divBdr>
                                                <w:top w:val="none" w:sz="0" w:space="0" w:color="auto"/>
                                                <w:left w:val="none" w:sz="0" w:space="0" w:color="auto"/>
                                                <w:bottom w:val="none" w:sz="0" w:space="0" w:color="auto"/>
                                                <w:right w:val="none" w:sz="0" w:space="0" w:color="auto"/>
                                              </w:divBdr>
                                              <w:divsChild>
                                                <w:div w:id="896236415">
                                                  <w:marLeft w:val="0"/>
                                                  <w:marRight w:val="0"/>
                                                  <w:marTop w:val="0"/>
                                                  <w:marBottom w:val="0"/>
                                                  <w:divBdr>
                                                    <w:top w:val="none" w:sz="0" w:space="0" w:color="auto"/>
                                                    <w:left w:val="none" w:sz="0" w:space="0" w:color="auto"/>
                                                    <w:bottom w:val="none" w:sz="0" w:space="0" w:color="auto"/>
                                                    <w:right w:val="none" w:sz="0" w:space="0" w:color="auto"/>
                                                  </w:divBdr>
                                                  <w:divsChild>
                                                    <w:div w:id="3197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8143">
                                          <w:marLeft w:val="0"/>
                                          <w:marRight w:val="0"/>
                                          <w:marTop w:val="0"/>
                                          <w:marBottom w:val="0"/>
                                          <w:divBdr>
                                            <w:top w:val="none" w:sz="0" w:space="0" w:color="auto"/>
                                            <w:left w:val="none" w:sz="0" w:space="0" w:color="auto"/>
                                            <w:bottom w:val="none" w:sz="0" w:space="0" w:color="auto"/>
                                            <w:right w:val="none" w:sz="0" w:space="0" w:color="auto"/>
                                          </w:divBdr>
                                          <w:divsChild>
                                            <w:div w:id="1300693426">
                                              <w:marLeft w:val="0"/>
                                              <w:marRight w:val="0"/>
                                              <w:marTop w:val="15"/>
                                              <w:marBottom w:val="240"/>
                                              <w:divBdr>
                                                <w:top w:val="none" w:sz="0" w:space="0" w:color="auto"/>
                                                <w:left w:val="none" w:sz="0" w:space="0" w:color="auto"/>
                                                <w:bottom w:val="none" w:sz="0" w:space="0" w:color="auto"/>
                                                <w:right w:val="none" w:sz="0" w:space="0" w:color="auto"/>
                                              </w:divBdr>
                                              <w:divsChild>
                                                <w:div w:id="1060135461">
                                                  <w:marLeft w:val="0"/>
                                                  <w:marRight w:val="0"/>
                                                  <w:marTop w:val="0"/>
                                                  <w:marBottom w:val="0"/>
                                                  <w:divBdr>
                                                    <w:top w:val="none" w:sz="0" w:space="0" w:color="auto"/>
                                                    <w:left w:val="none" w:sz="0" w:space="0" w:color="auto"/>
                                                    <w:bottom w:val="none" w:sz="0" w:space="0" w:color="auto"/>
                                                    <w:right w:val="none" w:sz="0" w:space="0" w:color="auto"/>
                                                  </w:divBdr>
                                                  <w:divsChild>
                                                    <w:div w:id="5019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19042">
                                          <w:marLeft w:val="0"/>
                                          <w:marRight w:val="0"/>
                                          <w:marTop w:val="0"/>
                                          <w:marBottom w:val="0"/>
                                          <w:divBdr>
                                            <w:top w:val="none" w:sz="0" w:space="0" w:color="auto"/>
                                            <w:left w:val="none" w:sz="0" w:space="0" w:color="auto"/>
                                            <w:bottom w:val="none" w:sz="0" w:space="0" w:color="auto"/>
                                            <w:right w:val="none" w:sz="0" w:space="0" w:color="auto"/>
                                          </w:divBdr>
                                          <w:divsChild>
                                            <w:div w:id="936329569">
                                              <w:marLeft w:val="0"/>
                                              <w:marRight w:val="0"/>
                                              <w:marTop w:val="15"/>
                                              <w:marBottom w:val="240"/>
                                              <w:divBdr>
                                                <w:top w:val="none" w:sz="0" w:space="0" w:color="auto"/>
                                                <w:left w:val="none" w:sz="0" w:space="0" w:color="auto"/>
                                                <w:bottom w:val="none" w:sz="0" w:space="0" w:color="auto"/>
                                                <w:right w:val="none" w:sz="0" w:space="0" w:color="auto"/>
                                              </w:divBdr>
                                              <w:divsChild>
                                                <w:div w:id="1698043690">
                                                  <w:marLeft w:val="0"/>
                                                  <w:marRight w:val="0"/>
                                                  <w:marTop w:val="0"/>
                                                  <w:marBottom w:val="0"/>
                                                  <w:divBdr>
                                                    <w:top w:val="none" w:sz="0" w:space="0" w:color="auto"/>
                                                    <w:left w:val="none" w:sz="0" w:space="0" w:color="auto"/>
                                                    <w:bottom w:val="none" w:sz="0" w:space="0" w:color="auto"/>
                                                    <w:right w:val="none" w:sz="0" w:space="0" w:color="auto"/>
                                                  </w:divBdr>
                                                  <w:divsChild>
                                                    <w:div w:id="17424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9093">
                                          <w:marLeft w:val="0"/>
                                          <w:marRight w:val="0"/>
                                          <w:marTop w:val="270"/>
                                          <w:marBottom w:val="0"/>
                                          <w:divBdr>
                                            <w:top w:val="none" w:sz="0" w:space="0" w:color="auto"/>
                                            <w:left w:val="none" w:sz="0" w:space="0" w:color="auto"/>
                                            <w:bottom w:val="none" w:sz="0" w:space="0" w:color="auto"/>
                                            <w:right w:val="none" w:sz="0" w:space="0" w:color="auto"/>
                                          </w:divBdr>
                                          <w:divsChild>
                                            <w:div w:id="380861819">
                                              <w:marLeft w:val="0"/>
                                              <w:marRight w:val="0"/>
                                              <w:marTop w:val="0"/>
                                              <w:marBottom w:val="0"/>
                                              <w:divBdr>
                                                <w:top w:val="none" w:sz="0" w:space="0" w:color="auto"/>
                                                <w:left w:val="none" w:sz="0" w:space="0" w:color="auto"/>
                                                <w:bottom w:val="none" w:sz="0" w:space="0" w:color="auto"/>
                                                <w:right w:val="none" w:sz="0" w:space="0" w:color="auto"/>
                                              </w:divBdr>
                                              <w:divsChild>
                                                <w:div w:id="806506669">
                                                  <w:marLeft w:val="0"/>
                                                  <w:marRight w:val="0"/>
                                                  <w:marTop w:val="0"/>
                                                  <w:marBottom w:val="0"/>
                                                  <w:divBdr>
                                                    <w:top w:val="none" w:sz="0" w:space="0" w:color="auto"/>
                                                    <w:left w:val="none" w:sz="0" w:space="0" w:color="auto"/>
                                                    <w:bottom w:val="none" w:sz="0" w:space="0" w:color="auto"/>
                                                    <w:right w:val="none" w:sz="0" w:space="0" w:color="auto"/>
                                                  </w:divBdr>
                                                  <w:divsChild>
                                                    <w:div w:id="578757045">
                                                      <w:marLeft w:val="0"/>
                                                      <w:marRight w:val="0"/>
                                                      <w:marTop w:val="75"/>
                                                      <w:marBottom w:val="75"/>
                                                      <w:divBdr>
                                                        <w:top w:val="none" w:sz="0" w:space="0" w:color="auto"/>
                                                        <w:left w:val="none" w:sz="0" w:space="0" w:color="auto"/>
                                                        <w:bottom w:val="none" w:sz="0" w:space="0" w:color="auto"/>
                                                        <w:right w:val="none" w:sz="0" w:space="0" w:color="auto"/>
                                                      </w:divBdr>
                                                    </w:div>
                                                    <w:div w:id="1306936533">
                                                      <w:marLeft w:val="0"/>
                                                      <w:marRight w:val="0"/>
                                                      <w:marTop w:val="0"/>
                                                      <w:marBottom w:val="0"/>
                                                      <w:divBdr>
                                                        <w:top w:val="none" w:sz="0" w:space="0" w:color="auto"/>
                                                        <w:left w:val="none" w:sz="0" w:space="0" w:color="auto"/>
                                                        <w:bottom w:val="none" w:sz="0" w:space="0" w:color="auto"/>
                                                        <w:right w:val="none" w:sz="0" w:space="0" w:color="auto"/>
                                                      </w:divBdr>
                                                      <w:divsChild>
                                                        <w:div w:id="1106578752">
                                                          <w:marLeft w:val="0"/>
                                                          <w:marRight w:val="0"/>
                                                          <w:marTop w:val="0"/>
                                                          <w:marBottom w:val="0"/>
                                                          <w:divBdr>
                                                            <w:top w:val="none" w:sz="0" w:space="0" w:color="auto"/>
                                                            <w:left w:val="none" w:sz="0" w:space="0" w:color="auto"/>
                                                            <w:bottom w:val="none" w:sz="0" w:space="0" w:color="auto"/>
                                                            <w:right w:val="none" w:sz="0" w:space="0" w:color="auto"/>
                                                          </w:divBdr>
                                                          <w:divsChild>
                                                            <w:div w:id="7519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93345">
                          <w:marLeft w:val="0"/>
                          <w:marRight w:val="0"/>
                          <w:marTop w:val="0"/>
                          <w:marBottom w:val="0"/>
                          <w:divBdr>
                            <w:top w:val="none" w:sz="0" w:space="0" w:color="auto"/>
                            <w:left w:val="none" w:sz="0" w:space="0" w:color="auto"/>
                            <w:bottom w:val="none" w:sz="0" w:space="0" w:color="auto"/>
                            <w:right w:val="none" w:sz="0" w:space="0" w:color="auto"/>
                          </w:divBdr>
                          <w:divsChild>
                            <w:div w:id="18420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952">
                      <w:marLeft w:val="0"/>
                      <w:marRight w:val="0"/>
                      <w:marTop w:val="0"/>
                      <w:marBottom w:val="990"/>
                      <w:divBdr>
                        <w:top w:val="none" w:sz="0" w:space="0" w:color="auto"/>
                        <w:left w:val="none" w:sz="0" w:space="0" w:color="auto"/>
                        <w:bottom w:val="none" w:sz="0" w:space="0" w:color="auto"/>
                        <w:right w:val="none" w:sz="0" w:space="0" w:color="auto"/>
                      </w:divBdr>
                      <w:divsChild>
                        <w:div w:id="1100491791">
                          <w:marLeft w:val="0"/>
                          <w:marRight w:val="0"/>
                          <w:marTop w:val="0"/>
                          <w:marBottom w:val="0"/>
                          <w:divBdr>
                            <w:top w:val="none" w:sz="0" w:space="0" w:color="auto"/>
                            <w:left w:val="none" w:sz="0" w:space="0" w:color="auto"/>
                            <w:bottom w:val="none" w:sz="0" w:space="0" w:color="auto"/>
                            <w:right w:val="none" w:sz="0" w:space="0" w:color="auto"/>
                          </w:divBdr>
                          <w:divsChild>
                            <w:div w:id="1408192393">
                              <w:marLeft w:val="0"/>
                              <w:marRight w:val="0"/>
                              <w:marTop w:val="0"/>
                              <w:marBottom w:val="0"/>
                              <w:divBdr>
                                <w:top w:val="none" w:sz="0" w:space="0" w:color="auto"/>
                                <w:left w:val="none" w:sz="0" w:space="0" w:color="auto"/>
                                <w:bottom w:val="none" w:sz="0" w:space="0" w:color="auto"/>
                                <w:right w:val="none" w:sz="0" w:space="0" w:color="auto"/>
                              </w:divBdr>
                              <w:divsChild>
                                <w:div w:id="1079330409">
                                  <w:marLeft w:val="0"/>
                                  <w:marRight w:val="0"/>
                                  <w:marTop w:val="0"/>
                                  <w:marBottom w:val="0"/>
                                  <w:divBdr>
                                    <w:top w:val="none" w:sz="0" w:space="0" w:color="auto"/>
                                    <w:left w:val="none" w:sz="0" w:space="0" w:color="auto"/>
                                    <w:bottom w:val="none" w:sz="0" w:space="0" w:color="auto"/>
                                    <w:right w:val="none" w:sz="0" w:space="0" w:color="auto"/>
                                  </w:divBdr>
                                  <w:divsChild>
                                    <w:div w:id="13002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3269">
                              <w:marLeft w:val="0"/>
                              <w:marRight w:val="0"/>
                              <w:marTop w:val="0"/>
                              <w:marBottom w:val="0"/>
                              <w:divBdr>
                                <w:top w:val="none" w:sz="0" w:space="0" w:color="auto"/>
                                <w:left w:val="none" w:sz="0" w:space="0" w:color="auto"/>
                                <w:bottom w:val="none" w:sz="0" w:space="0" w:color="auto"/>
                                <w:right w:val="none" w:sz="0" w:space="0" w:color="auto"/>
                              </w:divBdr>
                              <w:divsChild>
                                <w:div w:id="354231278">
                                  <w:marLeft w:val="0"/>
                                  <w:marRight w:val="0"/>
                                  <w:marTop w:val="0"/>
                                  <w:marBottom w:val="0"/>
                                  <w:divBdr>
                                    <w:top w:val="none" w:sz="0" w:space="0" w:color="auto"/>
                                    <w:left w:val="none" w:sz="0" w:space="0" w:color="auto"/>
                                    <w:bottom w:val="none" w:sz="0" w:space="0" w:color="auto"/>
                                    <w:right w:val="none" w:sz="0" w:space="0" w:color="auto"/>
                                  </w:divBdr>
                                  <w:divsChild>
                                    <w:div w:id="1261765763">
                                      <w:marLeft w:val="0"/>
                                      <w:marRight w:val="0"/>
                                      <w:marTop w:val="0"/>
                                      <w:marBottom w:val="0"/>
                                      <w:divBdr>
                                        <w:top w:val="none" w:sz="0" w:space="0" w:color="auto"/>
                                        <w:left w:val="none" w:sz="0" w:space="0" w:color="auto"/>
                                        <w:bottom w:val="none" w:sz="0" w:space="0" w:color="auto"/>
                                        <w:right w:val="none" w:sz="0" w:space="0" w:color="auto"/>
                                      </w:divBdr>
                                      <w:divsChild>
                                        <w:div w:id="713238426">
                                          <w:marLeft w:val="0"/>
                                          <w:marRight w:val="0"/>
                                          <w:marTop w:val="0"/>
                                          <w:marBottom w:val="0"/>
                                          <w:divBdr>
                                            <w:top w:val="none" w:sz="0" w:space="0" w:color="auto"/>
                                            <w:left w:val="none" w:sz="0" w:space="0" w:color="auto"/>
                                            <w:bottom w:val="none" w:sz="0" w:space="0" w:color="auto"/>
                                            <w:right w:val="none" w:sz="0" w:space="0" w:color="auto"/>
                                          </w:divBdr>
                                          <w:divsChild>
                                            <w:div w:id="1811944888">
                                              <w:marLeft w:val="0"/>
                                              <w:marRight w:val="0"/>
                                              <w:marTop w:val="0"/>
                                              <w:marBottom w:val="0"/>
                                              <w:divBdr>
                                                <w:top w:val="none" w:sz="0" w:space="0" w:color="auto"/>
                                                <w:left w:val="none" w:sz="0" w:space="0" w:color="auto"/>
                                                <w:bottom w:val="none" w:sz="0" w:space="0" w:color="auto"/>
                                                <w:right w:val="none" w:sz="0" w:space="0" w:color="auto"/>
                                              </w:divBdr>
                                            </w:div>
                                            <w:div w:id="958299319">
                                              <w:marLeft w:val="0"/>
                                              <w:marRight w:val="0"/>
                                              <w:marTop w:val="270"/>
                                              <w:marBottom w:val="0"/>
                                              <w:divBdr>
                                                <w:top w:val="none" w:sz="0" w:space="0" w:color="auto"/>
                                                <w:left w:val="none" w:sz="0" w:space="0" w:color="auto"/>
                                                <w:bottom w:val="none" w:sz="0" w:space="0" w:color="auto"/>
                                                <w:right w:val="none" w:sz="0" w:space="0" w:color="auto"/>
                                              </w:divBdr>
                                              <w:divsChild>
                                                <w:div w:id="1226144027">
                                                  <w:marLeft w:val="0"/>
                                                  <w:marRight w:val="0"/>
                                                  <w:marTop w:val="0"/>
                                                  <w:marBottom w:val="0"/>
                                                  <w:divBdr>
                                                    <w:top w:val="none" w:sz="0" w:space="0" w:color="auto"/>
                                                    <w:left w:val="none" w:sz="0" w:space="0" w:color="auto"/>
                                                    <w:bottom w:val="none" w:sz="0" w:space="0" w:color="auto"/>
                                                    <w:right w:val="none" w:sz="0" w:space="0" w:color="auto"/>
                                                  </w:divBdr>
                                                  <w:divsChild>
                                                    <w:div w:id="2138990534">
                                                      <w:marLeft w:val="0"/>
                                                      <w:marRight w:val="0"/>
                                                      <w:marTop w:val="0"/>
                                                      <w:marBottom w:val="0"/>
                                                      <w:divBdr>
                                                        <w:top w:val="none" w:sz="0" w:space="0" w:color="auto"/>
                                                        <w:left w:val="none" w:sz="0" w:space="0" w:color="auto"/>
                                                        <w:bottom w:val="none" w:sz="0" w:space="0" w:color="auto"/>
                                                        <w:right w:val="none" w:sz="0" w:space="0" w:color="auto"/>
                                                      </w:divBdr>
                                                      <w:divsChild>
                                                        <w:div w:id="819730662">
                                                          <w:marLeft w:val="0"/>
                                                          <w:marRight w:val="0"/>
                                                          <w:marTop w:val="75"/>
                                                          <w:marBottom w:val="75"/>
                                                          <w:divBdr>
                                                            <w:top w:val="none" w:sz="0" w:space="0" w:color="auto"/>
                                                            <w:left w:val="none" w:sz="0" w:space="0" w:color="auto"/>
                                                            <w:bottom w:val="none" w:sz="0" w:space="0" w:color="auto"/>
                                                            <w:right w:val="none" w:sz="0" w:space="0" w:color="auto"/>
                                                          </w:divBdr>
                                                        </w:div>
                                                        <w:div w:id="929775804">
                                                          <w:marLeft w:val="0"/>
                                                          <w:marRight w:val="0"/>
                                                          <w:marTop w:val="0"/>
                                                          <w:marBottom w:val="0"/>
                                                          <w:divBdr>
                                                            <w:top w:val="none" w:sz="0" w:space="0" w:color="auto"/>
                                                            <w:left w:val="none" w:sz="0" w:space="0" w:color="auto"/>
                                                            <w:bottom w:val="none" w:sz="0" w:space="0" w:color="auto"/>
                                                            <w:right w:val="none" w:sz="0" w:space="0" w:color="auto"/>
                                                          </w:divBdr>
                                                          <w:divsChild>
                                                            <w:div w:id="1525365112">
                                                              <w:marLeft w:val="0"/>
                                                              <w:marRight w:val="0"/>
                                                              <w:marTop w:val="0"/>
                                                              <w:marBottom w:val="0"/>
                                                              <w:divBdr>
                                                                <w:top w:val="none" w:sz="0" w:space="0" w:color="auto"/>
                                                                <w:left w:val="none" w:sz="0" w:space="0" w:color="auto"/>
                                                                <w:bottom w:val="none" w:sz="0" w:space="0" w:color="auto"/>
                                                                <w:right w:val="none" w:sz="0" w:space="0" w:color="auto"/>
                                                              </w:divBdr>
                                                              <w:divsChild>
                                                                <w:div w:id="12866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8689411">
                          <w:marLeft w:val="0"/>
                          <w:marRight w:val="0"/>
                          <w:marTop w:val="0"/>
                          <w:marBottom w:val="0"/>
                          <w:divBdr>
                            <w:top w:val="none" w:sz="0" w:space="0" w:color="auto"/>
                            <w:left w:val="none" w:sz="0" w:space="0" w:color="auto"/>
                            <w:bottom w:val="none" w:sz="0" w:space="0" w:color="auto"/>
                            <w:right w:val="none" w:sz="0" w:space="0" w:color="auto"/>
                          </w:divBdr>
                          <w:divsChild>
                            <w:div w:id="11360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2703">
                      <w:marLeft w:val="0"/>
                      <w:marRight w:val="0"/>
                      <w:marTop w:val="0"/>
                      <w:marBottom w:val="990"/>
                      <w:divBdr>
                        <w:top w:val="none" w:sz="0" w:space="0" w:color="auto"/>
                        <w:left w:val="none" w:sz="0" w:space="0" w:color="auto"/>
                        <w:bottom w:val="none" w:sz="0" w:space="0" w:color="auto"/>
                        <w:right w:val="none" w:sz="0" w:space="0" w:color="auto"/>
                      </w:divBdr>
                      <w:divsChild>
                        <w:div w:id="272447518">
                          <w:marLeft w:val="0"/>
                          <w:marRight w:val="0"/>
                          <w:marTop w:val="0"/>
                          <w:marBottom w:val="0"/>
                          <w:divBdr>
                            <w:top w:val="none" w:sz="0" w:space="0" w:color="auto"/>
                            <w:left w:val="none" w:sz="0" w:space="0" w:color="auto"/>
                            <w:bottom w:val="none" w:sz="0" w:space="0" w:color="auto"/>
                            <w:right w:val="none" w:sz="0" w:space="0" w:color="auto"/>
                          </w:divBdr>
                          <w:divsChild>
                            <w:div w:id="1592079789">
                              <w:marLeft w:val="0"/>
                              <w:marRight w:val="0"/>
                              <w:marTop w:val="0"/>
                              <w:marBottom w:val="0"/>
                              <w:divBdr>
                                <w:top w:val="none" w:sz="0" w:space="0" w:color="auto"/>
                                <w:left w:val="none" w:sz="0" w:space="0" w:color="auto"/>
                                <w:bottom w:val="none" w:sz="0" w:space="0" w:color="auto"/>
                                <w:right w:val="none" w:sz="0" w:space="0" w:color="auto"/>
                              </w:divBdr>
                              <w:divsChild>
                                <w:div w:id="1616252955">
                                  <w:marLeft w:val="0"/>
                                  <w:marRight w:val="0"/>
                                  <w:marTop w:val="0"/>
                                  <w:marBottom w:val="0"/>
                                  <w:divBdr>
                                    <w:top w:val="none" w:sz="0" w:space="0" w:color="auto"/>
                                    <w:left w:val="none" w:sz="0" w:space="0" w:color="auto"/>
                                    <w:bottom w:val="none" w:sz="0" w:space="0" w:color="auto"/>
                                    <w:right w:val="none" w:sz="0" w:space="0" w:color="auto"/>
                                  </w:divBdr>
                                  <w:divsChild>
                                    <w:div w:id="15822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9894">
                              <w:marLeft w:val="0"/>
                              <w:marRight w:val="0"/>
                              <w:marTop w:val="0"/>
                              <w:marBottom w:val="0"/>
                              <w:divBdr>
                                <w:top w:val="none" w:sz="0" w:space="0" w:color="auto"/>
                                <w:left w:val="none" w:sz="0" w:space="0" w:color="auto"/>
                                <w:bottom w:val="none" w:sz="0" w:space="0" w:color="auto"/>
                                <w:right w:val="none" w:sz="0" w:space="0" w:color="auto"/>
                              </w:divBdr>
                              <w:divsChild>
                                <w:div w:id="841706379">
                                  <w:marLeft w:val="0"/>
                                  <w:marRight w:val="0"/>
                                  <w:marTop w:val="0"/>
                                  <w:marBottom w:val="0"/>
                                  <w:divBdr>
                                    <w:top w:val="none" w:sz="0" w:space="0" w:color="auto"/>
                                    <w:left w:val="none" w:sz="0" w:space="0" w:color="auto"/>
                                    <w:bottom w:val="none" w:sz="0" w:space="0" w:color="auto"/>
                                    <w:right w:val="none" w:sz="0" w:space="0" w:color="auto"/>
                                  </w:divBdr>
                                  <w:divsChild>
                                    <w:div w:id="811557169">
                                      <w:marLeft w:val="0"/>
                                      <w:marRight w:val="0"/>
                                      <w:marTop w:val="0"/>
                                      <w:marBottom w:val="0"/>
                                      <w:divBdr>
                                        <w:top w:val="none" w:sz="0" w:space="0" w:color="auto"/>
                                        <w:left w:val="none" w:sz="0" w:space="0" w:color="auto"/>
                                        <w:bottom w:val="none" w:sz="0" w:space="0" w:color="auto"/>
                                        <w:right w:val="none" w:sz="0" w:space="0" w:color="auto"/>
                                      </w:divBdr>
                                      <w:divsChild>
                                        <w:div w:id="402726739">
                                          <w:marLeft w:val="0"/>
                                          <w:marRight w:val="0"/>
                                          <w:marTop w:val="0"/>
                                          <w:marBottom w:val="0"/>
                                          <w:divBdr>
                                            <w:top w:val="none" w:sz="0" w:space="0" w:color="auto"/>
                                            <w:left w:val="none" w:sz="0" w:space="0" w:color="auto"/>
                                            <w:bottom w:val="none" w:sz="0" w:space="0" w:color="auto"/>
                                            <w:right w:val="none" w:sz="0" w:space="0" w:color="auto"/>
                                          </w:divBdr>
                                          <w:divsChild>
                                            <w:div w:id="605312383">
                                              <w:marLeft w:val="0"/>
                                              <w:marRight w:val="0"/>
                                              <w:marTop w:val="15"/>
                                              <w:marBottom w:val="240"/>
                                              <w:divBdr>
                                                <w:top w:val="none" w:sz="0" w:space="0" w:color="auto"/>
                                                <w:left w:val="none" w:sz="0" w:space="0" w:color="auto"/>
                                                <w:bottom w:val="none" w:sz="0" w:space="0" w:color="auto"/>
                                                <w:right w:val="none" w:sz="0" w:space="0" w:color="auto"/>
                                              </w:divBdr>
                                              <w:divsChild>
                                                <w:div w:id="228880633">
                                                  <w:marLeft w:val="0"/>
                                                  <w:marRight w:val="0"/>
                                                  <w:marTop w:val="0"/>
                                                  <w:marBottom w:val="0"/>
                                                  <w:divBdr>
                                                    <w:top w:val="none" w:sz="0" w:space="0" w:color="auto"/>
                                                    <w:left w:val="none" w:sz="0" w:space="0" w:color="auto"/>
                                                    <w:bottom w:val="none" w:sz="0" w:space="0" w:color="auto"/>
                                                    <w:right w:val="none" w:sz="0" w:space="0" w:color="auto"/>
                                                  </w:divBdr>
                                                  <w:divsChild>
                                                    <w:div w:id="138379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315">
                                          <w:marLeft w:val="0"/>
                                          <w:marRight w:val="0"/>
                                          <w:marTop w:val="0"/>
                                          <w:marBottom w:val="0"/>
                                          <w:divBdr>
                                            <w:top w:val="none" w:sz="0" w:space="0" w:color="auto"/>
                                            <w:left w:val="none" w:sz="0" w:space="0" w:color="auto"/>
                                            <w:bottom w:val="none" w:sz="0" w:space="0" w:color="auto"/>
                                            <w:right w:val="none" w:sz="0" w:space="0" w:color="auto"/>
                                          </w:divBdr>
                                          <w:divsChild>
                                            <w:div w:id="207114206">
                                              <w:marLeft w:val="0"/>
                                              <w:marRight w:val="0"/>
                                              <w:marTop w:val="15"/>
                                              <w:marBottom w:val="240"/>
                                              <w:divBdr>
                                                <w:top w:val="none" w:sz="0" w:space="0" w:color="auto"/>
                                                <w:left w:val="none" w:sz="0" w:space="0" w:color="auto"/>
                                                <w:bottom w:val="none" w:sz="0" w:space="0" w:color="auto"/>
                                                <w:right w:val="none" w:sz="0" w:space="0" w:color="auto"/>
                                              </w:divBdr>
                                              <w:divsChild>
                                                <w:div w:id="453864249">
                                                  <w:marLeft w:val="0"/>
                                                  <w:marRight w:val="0"/>
                                                  <w:marTop w:val="0"/>
                                                  <w:marBottom w:val="0"/>
                                                  <w:divBdr>
                                                    <w:top w:val="none" w:sz="0" w:space="0" w:color="auto"/>
                                                    <w:left w:val="none" w:sz="0" w:space="0" w:color="auto"/>
                                                    <w:bottom w:val="none" w:sz="0" w:space="0" w:color="auto"/>
                                                    <w:right w:val="none" w:sz="0" w:space="0" w:color="auto"/>
                                                  </w:divBdr>
                                                  <w:divsChild>
                                                    <w:div w:id="10275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09954">
                                          <w:marLeft w:val="0"/>
                                          <w:marRight w:val="0"/>
                                          <w:marTop w:val="270"/>
                                          <w:marBottom w:val="0"/>
                                          <w:divBdr>
                                            <w:top w:val="none" w:sz="0" w:space="0" w:color="auto"/>
                                            <w:left w:val="none" w:sz="0" w:space="0" w:color="auto"/>
                                            <w:bottom w:val="none" w:sz="0" w:space="0" w:color="auto"/>
                                            <w:right w:val="none" w:sz="0" w:space="0" w:color="auto"/>
                                          </w:divBdr>
                                          <w:divsChild>
                                            <w:div w:id="872427987">
                                              <w:marLeft w:val="0"/>
                                              <w:marRight w:val="0"/>
                                              <w:marTop w:val="0"/>
                                              <w:marBottom w:val="0"/>
                                              <w:divBdr>
                                                <w:top w:val="none" w:sz="0" w:space="0" w:color="auto"/>
                                                <w:left w:val="none" w:sz="0" w:space="0" w:color="auto"/>
                                                <w:bottom w:val="none" w:sz="0" w:space="0" w:color="auto"/>
                                                <w:right w:val="none" w:sz="0" w:space="0" w:color="auto"/>
                                              </w:divBdr>
                                              <w:divsChild>
                                                <w:div w:id="1619794033">
                                                  <w:marLeft w:val="0"/>
                                                  <w:marRight w:val="0"/>
                                                  <w:marTop w:val="0"/>
                                                  <w:marBottom w:val="0"/>
                                                  <w:divBdr>
                                                    <w:top w:val="none" w:sz="0" w:space="0" w:color="auto"/>
                                                    <w:left w:val="none" w:sz="0" w:space="0" w:color="auto"/>
                                                    <w:bottom w:val="none" w:sz="0" w:space="0" w:color="auto"/>
                                                    <w:right w:val="none" w:sz="0" w:space="0" w:color="auto"/>
                                                  </w:divBdr>
                                                  <w:divsChild>
                                                    <w:div w:id="1650671161">
                                                      <w:marLeft w:val="0"/>
                                                      <w:marRight w:val="0"/>
                                                      <w:marTop w:val="75"/>
                                                      <w:marBottom w:val="75"/>
                                                      <w:divBdr>
                                                        <w:top w:val="none" w:sz="0" w:space="0" w:color="auto"/>
                                                        <w:left w:val="none" w:sz="0" w:space="0" w:color="auto"/>
                                                        <w:bottom w:val="none" w:sz="0" w:space="0" w:color="auto"/>
                                                        <w:right w:val="none" w:sz="0" w:space="0" w:color="auto"/>
                                                      </w:divBdr>
                                                    </w:div>
                                                    <w:div w:id="76632059">
                                                      <w:marLeft w:val="0"/>
                                                      <w:marRight w:val="0"/>
                                                      <w:marTop w:val="0"/>
                                                      <w:marBottom w:val="0"/>
                                                      <w:divBdr>
                                                        <w:top w:val="none" w:sz="0" w:space="0" w:color="auto"/>
                                                        <w:left w:val="none" w:sz="0" w:space="0" w:color="auto"/>
                                                        <w:bottom w:val="none" w:sz="0" w:space="0" w:color="auto"/>
                                                        <w:right w:val="none" w:sz="0" w:space="0" w:color="auto"/>
                                                      </w:divBdr>
                                                      <w:divsChild>
                                                        <w:div w:id="1836921719">
                                                          <w:marLeft w:val="0"/>
                                                          <w:marRight w:val="0"/>
                                                          <w:marTop w:val="0"/>
                                                          <w:marBottom w:val="0"/>
                                                          <w:divBdr>
                                                            <w:top w:val="none" w:sz="0" w:space="0" w:color="auto"/>
                                                            <w:left w:val="none" w:sz="0" w:space="0" w:color="auto"/>
                                                            <w:bottom w:val="none" w:sz="0" w:space="0" w:color="auto"/>
                                                            <w:right w:val="none" w:sz="0" w:space="0" w:color="auto"/>
                                                          </w:divBdr>
                                                          <w:divsChild>
                                                            <w:div w:id="9422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95830">
                          <w:marLeft w:val="0"/>
                          <w:marRight w:val="0"/>
                          <w:marTop w:val="0"/>
                          <w:marBottom w:val="0"/>
                          <w:divBdr>
                            <w:top w:val="none" w:sz="0" w:space="0" w:color="auto"/>
                            <w:left w:val="none" w:sz="0" w:space="0" w:color="auto"/>
                            <w:bottom w:val="none" w:sz="0" w:space="0" w:color="auto"/>
                            <w:right w:val="none" w:sz="0" w:space="0" w:color="auto"/>
                          </w:divBdr>
                          <w:divsChild>
                            <w:div w:id="18652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916">
                      <w:marLeft w:val="0"/>
                      <w:marRight w:val="0"/>
                      <w:marTop w:val="0"/>
                      <w:marBottom w:val="990"/>
                      <w:divBdr>
                        <w:top w:val="none" w:sz="0" w:space="0" w:color="auto"/>
                        <w:left w:val="none" w:sz="0" w:space="0" w:color="auto"/>
                        <w:bottom w:val="none" w:sz="0" w:space="0" w:color="auto"/>
                        <w:right w:val="none" w:sz="0" w:space="0" w:color="auto"/>
                      </w:divBdr>
                      <w:divsChild>
                        <w:div w:id="833380697">
                          <w:marLeft w:val="0"/>
                          <w:marRight w:val="0"/>
                          <w:marTop w:val="0"/>
                          <w:marBottom w:val="0"/>
                          <w:divBdr>
                            <w:top w:val="none" w:sz="0" w:space="0" w:color="auto"/>
                            <w:left w:val="none" w:sz="0" w:space="0" w:color="auto"/>
                            <w:bottom w:val="none" w:sz="0" w:space="0" w:color="auto"/>
                            <w:right w:val="none" w:sz="0" w:space="0" w:color="auto"/>
                          </w:divBdr>
                          <w:divsChild>
                            <w:div w:id="869302040">
                              <w:marLeft w:val="0"/>
                              <w:marRight w:val="0"/>
                              <w:marTop w:val="0"/>
                              <w:marBottom w:val="0"/>
                              <w:divBdr>
                                <w:top w:val="none" w:sz="0" w:space="0" w:color="auto"/>
                                <w:left w:val="none" w:sz="0" w:space="0" w:color="auto"/>
                                <w:bottom w:val="none" w:sz="0" w:space="0" w:color="auto"/>
                                <w:right w:val="none" w:sz="0" w:space="0" w:color="auto"/>
                              </w:divBdr>
                              <w:divsChild>
                                <w:div w:id="1925187996">
                                  <w:marLeft w:val="0"/>
                                  <w:marRight w:val="0"/>
                                  <w:marTop w:val="0"/>
                                  <w:marBottom w:val="0"/>
                                  <w:divBdr>
                                    <w:top w:val="none" w:sz="0" w:space="0" w:color="auto"/>
                                    <w:left w:val="none" w:sz="0" w:space="0" w:color="auto"/>
                                    <w:bottom w:val="none" w:sz="0" w:space="0" w:color="auto"/>
                                    <w:right w:val="none" w:sz="0" w:space="0" w:color="auto"/>
                                  </w:divBdr>
                                  <w:divsChild>
                                    <w:div w:id="8867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0599">
                              <w:marLeft w:val="0"/>
                              <w:marRight w:val="0"/>
                              <w:marTop w:val="0"/>
                              <w:marBottom w:val="0"/>
                              <w:divBdr>
                                <w:top w:val="none" w:sz="0" w:space="0" w:color="auto"/>
                                <w:left w:val="none" w:sz="0" w:space="0" w:color="auto"/>
                                <w:bottom w:val="none" w:sz="0" w:space="0" w:color="auto"/>
                                <w:right w:val="none" w:sz="0" w:space="0" w:color="auto"/>
                              </w:divBdr>
                              <w:divsChild>
                                <w:div w:id="461728992">
                                  <w:marLeft w:val="0"/>
                                  <w:marRight w:val="0"/>
                                  <w:marTop w:val="0"/>
                                  <w:marBottom w:val="0"/>
                                  <w:divBdr>
                                    <w:top w:val="none" w:sz="0" w:space="0" w:color="auto"/>
                                    <w:left w:val="none" w:sz="0" w:space="0" w:color="auto"/>
                                    <w:bottom w:val="none" w:sz="0" w:space="0" w:color="auto"/>
                                    <w:right w:val="none" w:sz="0" w:space="0" w:color="auto"/>
                                  </w:divBdr>
                                  <w:divsChild>
                                    <w:div w:id="810289463">
                                      <w:marLeft w:val="0"/>
                                      <w:marRight w:val="0"/>
                                      <w:marTop w:val="0"/>
                                      <w:marBottom w:val="0"/>
                                      <w:divBdr>
                                        <w:top w:val="none" w:sz="0" w:space="0" w:color="auto"/>
                                        <w:left w:val="none" w:sz="0" w:space="0" w:color="auto"/>
                                        <w:bottom w:val="none" w:sz="0" w:space="0" w:color="auto"/>
                                        <w:right w:val="none" w:sz="0" w:space="0" w:color="auto"/>
                                      </w:divBdr>
                                      <w:divsChild>
                                        <w:div w:id="2002081327">
                                          <w:marLeft w:val="0"/>
                                          <w:marRight w:val="0"/>
                                          <w:marTop w:val="0"/>
                                          <w:marBottom w:val="0"/>
                                          <w:divBdr>
                                            <w:top w:val="none" w:sz="0" w:space="0" w:color="auto"/>
                                            <w:left w:val="none" w:sz="0" w:space="0" w:color="auto"/>
                                            <w:bottom w:val="none" w:sz="0" w:space="0" w:color="auto"/>
                                            <w:right w:val="none" w:sz="0" w:space="0" w:color="auto"/>
                                          </w:divBdr>
                                          <w:divsChild>
                                            <w:div w:id="540627747">
                                              <w:marLeft w:val="0"/>
                                              <w:marRight w:val="0"/>
                                              <w:marTop w:val="15"/>
                                              <w:marBottom w:val="240"/>
                                              <w:divBdr>
                                                <w:top w:val="none" w:sz="0" w:space="0" w:color="auto"/>
                                                <w:left w:val="none" w:sz="0" w:space="0" w:color="auto"/>
                                                <w:bottom w:val="none" w:sz="0" w:space="0" w:color="auto"/>
                                                <w:right w:val="none" w:sz="0" w:space="0" w:color="auto"/>
                                              </w:divBdr>
                                              <w:divsChild>
                                                <w:div w:id="1657799567">
                                                  <w:marLeft w:val="0"/>
                                                  <w:marRight w:val="0"/>
                                                  <w:marTop w:val="0"/>
                                                  <w:marBottom w:val="0"/>
                                                  <w:divBdr>
                                                    <w:top w:val="none" w:sz="0" w:space="0" w:color="auto"/>
                                                    <w:left w:val="none" w:sz="0" w:space="0" w:color="auto"/>
                                                    <w:bottom w:val="none" w:sz="0" w:space="0" w:color="auto"/>
                                                    <w:right w:val="none" w:sz="0" w:space="0" w:color="auto"/>
                                                  </w:divBdr>
                                                  <w:divsChild>
                                                    <w:div w:id="16495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18668">
                                          <w:marLeft w:val="0"/>
                                          <w:marRight w:val="0"/>
                                          <w:marTop w:val="0"/>
                                          <w:marBottom w:val="0"/>
                                          <w:divBdr>
                                            <w:top w:val="none" w:sz="0" w:space="0" w:color="auto"/>
                                            <w:left w:val="none" w:sz="0" w:space="0" w:color="auto"/>
                                            <w:bottom w:val="none" w:sz="0" w:space="0" w:color="auto"/>
                                            <w:right w:val="none" w:sz="0" w:space="0" w:color="auto"/>
                                          </w:divBdr>
                                          <w:divsChild>
                                            <w:div w:id="404255864">
                                              <w:marLeft w:val="0"/>
                                              <w:marRight w:val="0"/>
                                              <w:marTop w:val="15"/>
                                              <w:marBottom w:val="240"/>
                                              <w:divBdr>
                                                <w:top w:val="none" w:sz="0" w:space="0" w:color="auto"/>
                                                <w:left w:val="none" w:sz="0" w:space="0" w:color="auto"/>
                                                <w:bottom w:val="none" w:sz="0" w:space="0" w:color="auto"/>
                                                <w:right w:val="none" w:sz="0" w:space="0" w:color="auto"/>
                                              </w:divBdr>
                                              <w:divsChild>
                                                <w:div w:id="1949310428">
                                                  <w:marLeft w:val="0"/>
                                                  <w:marRight w:val="0"/>
                                                  <w:marTop w:val="0"/>
                                                  <w:marBottom w:val="0"/>
                                                  <w:divBdr>
                                                    <w:top w:val="none" w:sz="0" w:space="0" w:color="auto"/>
                                                    <w:left w:val="none" w:sz="0" w:space="0" w:color="auto"/>
                                                    <w:bottom w:val="none" w:sz="0" w:space="0" w:color="auto"/>
                                                    <w:right w:val="none" w:sz="0" w:space="0" w:color="auto"/>
                                                  </w:divBdr>
                                                  <w:divsChild>
                                                    <w:div w:id="15129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18879">
                                          <w:marLeft w:val="0"/>
                                          <w:marRight w:val="0"/>
                                          <w:marTop w:val="0"/>
                                          <w:marBottom w:val="0"/>
                                          <w:divBdr>
                                            <w:top w:val="none" w:sz="0" w:space="0" w:color="auto"/>
                                            <w:left w:val="none" w:sz="0" w:space="0" w:color="auto"/>
                                            <w:bottom w:val="none" w:sz="0" w:space="0" w:color="auto"/>
                                            <w:right w:val="none" w:sz="0" w:space="0" w:color="auto"/>
                                          </w:divBdr>
                                          <w:divsChild>
                                            <w:div w:id="1986546187">
                                              <w:marLeft w:val="0"/>
                                              <w:marRight w:val="0"/>
                                              <w:marTop w:val="15"/>
                                              <w:marBottom w:val="240"/>
                                              <w:divBdr>
                                                <w:top w:val="none" w:sz="0" w:space="0" w:color="auto"/>
                                                <w:left w:val="none" w:sz="0" w:space="0" w:color="auto"/>
                                                <w:bottom w:val="none" w:sz="0" w:space="0" w:color="auto"/>
                                                <w:right w:val="none" w:sz="0" w:space="0" w:color="auto"/>
                                              </w:divBdr>
                                              <w:divsChild>
                                                <w:div w:id="323054162">
                                                  <w:marLeft w:val="0"/>
                                                  <w:marRight w:val="0"/>
                                                  <w:marTop w:val="0"/>
                                                  <w:marBottom w:val="0"/>
                                                  <w:divBdr>
                                                    <w:top w:val="none" w:sz="0" w:space="0" w:color="auto"/>
                                                    <w:left w:val="none" w:sz="0" w:space="0" w:color="auto"/>
                                                    <w:bottom w:val="none" w:sz="0" w:space="0" w:color="auto"/>
                                                    <w:right w:val="none" w:sz="0" w:space="0" w:color="auto"/>
                                                  </w:divBdr>
                                                  <w:divsChild>
                                                    <w:div w:id="5782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49557">
                                          <w:marLeft w:val="0"/>
                                          <w:marRight w:val="0"/>
                                          <w:marTop w:val="270"/>
                                          <w:marBottom w:val="0"/>
                                          <w:divBdr>
                                            <w:top w:val="none" w:sz="0" w:space="0" w:color="auto"/>
                                            <w:left w:val="none" w:sz="0" w:space="0" w:color="auto"/>
                                            <w:bottom w:val="none" w:sz="0" w:space="0" w:color="auto"/>
                                            <w:right w:val="none" w:sz="0" w:space="0" w:color="auto"/>
                                          </w:divBdr>
                                          <w:divsChild>
                                            <w:div w:id="607353077">
                                              <w:marLeft w:val="0"/>
                                              <w:marRight w:val="0"/>
                                              <w:marTop w:val="0"/>
                                              <w:marBottom w:val="0"/>
                                              <w:divBdr>
                                                <w:top w:val="none" w:sz="0" w:space="0" w:color="auto"/>
                                                <w:left w:val="none" w:sz="0" w:space="0" w:color="auto"/>
                                                <w:bottom w:val="none" w:sz="0" w:space="0" w:color="auto"/>
                                                <w:right w:val="none" w:sz="0" w:space="0" w:color="auto"/>
                                              </w:divBdr>
                                              <w:divsChild>
                                                <w:div w:id="1327436622">
                                                  <w:marLeft w:val="0"/>
                                                  <w:marRight w:val="0"/>
                                                  <w:marTop w:val="0"/>
                                                  <w:marBottom w:val="0"/>
                                                  <w:divBdr>
                                                    <w:top w:val="none" w:sz="0" w:space="0" w:color="auto"/>
                                                    <w:left w:val="none" w:sz="0" w:space="0" w:color="auto"/>
                                                    <w:bottom w:val="none" w:sz="0" w:space="0" w:color="auto"/>
                                                    <w:right w:val="none" w:sz="0" w:space="0" w:color="auto"/>
                                                  </w:divBdr>
                                                  <w:divsChild>
                                                    <w:div w:id="75129274">
                                                      <w:marLeft w:val="0"/>
                                                      <w:marRight w:val="0"/>
                                                      <w:marTop w:val="75"/>
                                                      <w:marBottom w:val="75"/>
                                                      <w:divBdr>
                                                        <w:top w:val="none" w:sz="0" w:space="0" w:color="auto"/>
                                                        <w:left w:val="none" w:sz="0" w:space="0" w:color="auto"/>
                                                        <w:bottom w:val="none" w:sz="0" w:space="0" w:color="auto"/>
                                                        <w:right w:val="none" w:sz="0" w:space="0" w:color="auto"/>
                                                      </w:divBdr>
                                                    </w:div>
                                                    <w:div w:id="2049183884">
                                                      <w:marLeft w:val="0"/>
                                                      <w:marRight w:val="0"/>
                                                      <w:marTop w:val="0"/>
                                                      <w:marBottom w:val="0"/>
                                                      <w:divBdr>
                                                        <w:top w:val="none" w:sz="0" w:space="0" w:color="auto"/>
                                                        <w:left w:val="none" w:sz="0" w:space="0" w:color="auto"/>
                                                        <w:bottom w:val="none" w:sz="0" w:space="0" w:color="auto"/>
                                                        <w:right w:val="none" w:sz="0" w:space="0" w:color="auto"/>
                                                      </w:divBdr>
                                                      <w:divsChild>
                                                        <w:div w:id="188764446">
                                                          <w:marLeft w:val="0"/>
                                                          <w:marRight w:val="0"/>
                                                          <w:marTop w:val="0"/>
                                                          <w:marBottom w:val="0"/>
                                                          <w:divBdr>
                                                            <w:top w:val="none" w:sz="0" w:space="0" w:color="auto"/>
                                                            <w:left w:val="none" w:sz="0" w:space="0" w:color="auto"/>
                                                            <w:bottom w:val="none" w:sz="0" w:space="0" w:color="auto"/>
                                                            <w:right w:val="none" w:sz="0" w:space="0" w:color="auto"/>
                                                          </w:divBdr>
                                                          <w:divsChild>
                                                            <w:div w:id="8867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1750047">
                          <w:marLeft w:val="0"/>
                          <w:marRight w:val="0"/>
                          <w:marTop w:val="0"/>
                          <w:marBottom w:val="0"/>
                          <w:divBdr>
                            <w:top w:val="none" w:sz="0" w:space="0" w:color="auto"/>
                            <w:left w:val="none" w:sz="0" w:space="0" w:color="auto"/>
                            <w:bottom w:val="none" w:sz="0" w:space="0" w:color="auto"/>
                            <w:right w:val="none" w:sz="0" w:space="0" w:color="auto"/>
                          </w:divBdr>
                          <w:divsChild>
                            <w:div w:id="9196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4096">
                      <w:marLeft w:val="0"/>
                      <w:marRight w:val="0"/>
                      <w:marTop w:val="0"/>
                      <w:marBottom w:val="990"/>
                      <w:divBdr>
                        <w:top w:val="none" w:sz="0" w:space="0" w:color="auto"/>
                        <w:left w:val="none" w:sz="0" w:space="0" w:color="auto"/>
                        <w:bottom w:val="none" w:sz="0" w:space="0" w:color="auto"/>
                        <w:right w:val="none" w:sz="0" w:space="0" w:color="auto"/>
                      </w:divBdr>
                      <w:divsChild>
                        <w:div w:id="1269773682">
                          <w:marLeft w:val="0"/>
                          <w:marRight w:val="0"/>
                          <w:marTop w:val="0"/>
                          <w:marBottom w:val="0"/>
                          <w:divBdr>
                            <w:top w:val="none" w:sz="0" w:space="0" w:color="auto"/>
                            <w:left w:val="none" w:sz="0" w:space="0" w:color="auto"/>
                            <w:bottom w:val="none" w:sz="0" w:space="0" w:color="auto"/>
                            <w:right w:val="none" w:sz="0" w:space="0" w:color="auto"/>
                          </w:divBdr>
                          <w:divsChild>
                            <w:div w:id="37559145">
                              <w:marLeft w:val="0"/>
                              <w:marRight w:val="0"/>
                              <w:marTop w:val="0"/>
                              <w:marBottom w:val="0"/>
                              <w:divBdr>
                                <w:top w:val="none" w:sz="0" w:space="0" w:color="auto"/>
                                <w:left w:val="none" w:sz="0" w:space="0" w:color="auto"/>
                                <w:bottom w:val="none" w:sz="0" w:space="0" w:color="auto"/>
                                <w:right w:val="none" w:sz="0" w:space="0" w:color="auto"/>
                              </w:divBdr>
                              <w:divsChild>
                                <w:div w:id="889027252">
                                  <w:marLeft w:val="0"/>
                                  <w:marRight w:val="0"/>
                                  <w:marTop w:val="0"/>
                                  <w:marBottom w:val="0"/>
                                  <w:divBdr>
                                    <w:top w:val="none" w:sz="0" w:space="0" w:color="auto"/>
                                    <w:left w:val="none" w:sz="0" w:space="0" w:color="auto"/>
                                    <w:bottom w:val="none" w:sz="0" w:space="0" w:color="auto"/>
                                    <w:right w:val="none" w:sz="0" w:space="0" w:color="auto"/>
                                  </w:divBdr>
                                  <w:divsChild>
                                    <w:div w:id="3639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435">
                              <w:marLeft w:val="0"/>
                              <w:marRight w:val="0"/>
                              <w:marTop w:val="0"/>
                              <w:marBottom w:val="0"/>
                              <w:divBdr>
                                <w:top w:val="none" w:sz="0" w:space="0" w:color="auto"/>
                                <w:left w:val="none" w:sz="0" w:space="0" w:color="auto"/>
                                <w:bottom w:val="none" w:sz="0" w:space="0" w:color="auto"/>
                                <w:right w:val="none" w:sz="0" w:space="0" w:color="auto"/>
                              </w:divBdr>
                              <w:divsChild>
                                <w:div w:id="1535338802">
                                  <w:marLeft w:val="0"/>
                                  <w:marRight w:val="0"/>
                                  <w:marTop w:val="0"/>
                                  <w:marBottom w:val="0"/>
                                  <w:divBdr>
                                    <w:top w:val="none" w:sz="0" w:space="0" w:color="auto"/>
                                    <w:left w:val="none" w:sz="0" w:space="0" w:color="auto"/>
                                    <w:bottom w:val="none" w:sz="0" w:space="0" w:color="auto"/>
                                    <w:right w:val="none" w:sz="0" w:space="0" w:color="auto"/>
                                  </w:divBdr>
                                  <w:divsChild>
                                    <w:div w:id="1058865651">
                                      <w:marLeft w:val="0"/>
                                      <w:marRight w:val="0"/>
                                      <w:marTop w:val="0"/>
                                      <w:marBottom w:val="0"/>
                                      <w:divBdr>
                                        <w:top w:val="none" w:sz="0" w:space="0" w:color="auto"/>
                                        <w:left w:val="none" w:sz="0" w:space="0" w:color="auto"/>
                                        <w:bottom w:val="none" w:sz="0" w:space="0" w:color="auto"/>
                                        <w:right w:val="none" w:sz="0" w:space="0" w:color="auto"/>
                                      </w:divBdr>
                                      <w:divsChild>
                                        <w:div w:id="51733162">
                                          <w:marLeft w:val="0"/>
                                          <w:marRight w:val="0"/>
                                          <w:marTop w:val="0"/>
                                          <w:marBottom w:val="0"/>
                                          <w:divBdr>
                                            <w:top w:val="none" w:sz="0" w:space="0" w:color="auto"/>
                                            <w:left w:val="none" w:sz="0" w:space="0" w:color="auto"/>
                                            <w:bottom w:val="none" w:sz="0" w:space="0" w:color="auto"/>
                                            <w:right w:val="none" w:sz="0" w:space="0" w:color="auto"/>
                                          </w:divBdr>
                                          <w:divsChild>
                                            <w:div w:id="330066283">
                                              <w:marLeft w:val="0"/>
                                              <w:marRight w:val="0"/>
                                              <w:marTop w:val="0"/>
                                              <w:marBottom w:val="0"/>
                                              <w:divBdr>
                                                <w:top w:val="none" w:sz="0" w:space="0" w:color="auto"/>
                                                <w:left w:val="none" w:sz="0" w:space="0" w:color="auto"/>
                                                <w:bottom w:val="none" w:sz="0" w:space="0" w:color="auto"/>
                                                <w:right w:val="none" w:sz="0" w:space="0" w:color="auto"/>
                                              </w:divBdr>
                                            </w:div>
                                            <w:div w:id="282661002">
                                              <w:marLeft w:val="0"/>
                                              <w:marRight w:val="0"/>
                                              <w:marTop w:val="270"/>
                                              <w:marBottom w:val="0"/>
                                              <w:divBdr>
                                                <w:top w:val="none" w:sz="0" w:space="0" w:color="auto"/>
                                                <w:left w:val="none" w:sz="0" w:space="0" w:color="auto"/>
                                                <w:bottom w:val="none" w:sz="0" w:space="0" w:color="auto"/>
                                                <w:right w:val="none" w:sz="0" w:space="0" w:color="auto"/>
                                              </w:divBdr>
                                              <w:divsChild>
                                                <w:div w:id="895625890">
                                                  <w:marLeft w:val="0"/>
                                                  <w:marRight w:val="0"/>
                                                  <w:marTop w:val="0"/>
                                                  <w:marBottom w:val="0"/>
                                                  <w:divBdr>
                                                    <w:top w:val="none" w:sz="0" w:space="0" w:color="auto"/>
                                                    <w:left w:val="none" w:sz="0" w:space="0" w:color="auto"/>
                                                    <w:bottom w:val="none" w:sz="0" w:space="0" w:color="auto"/>
                                                    <w:right w:val="none" w:sz="0" w:space="0" w:color="auto"/>
                                                  </w:divBdr>
                                                  <w:divsChild>
                                                    <w:div w:id="1038815298">
                                                      <w:marLeft w:val="0"/>
                                                      <w:marRight w:val="0"/>
                                                      <w:marTop w:val="0"/>
                                                      <w:marBottom w:val="0"/>
                                                      <w:divBdr>
                                                        <w:top w:val="none" w:sz="0" w:space="0" w:color="auto"/>
                                                        <w:left w:val="none" w:sz="0" w:space="0" w:color="auto"/>
                                                        <w:bottom w:val="none" w:sz="0" w:space="0" w:color="auto"/>
                                                        <w:right w:val="none" w:sz="0" w:space="0" w:color="auto"/>
                                                      </w:divBdr>
                                                      <w:divsChild>
                                                        <w:div w:id="1235046022">
                                                          <w:marLeft w:val="0"/>
                                                          <w:marRight w:val="0"/>
                                                          <w:marTop w:val="75"/>
                                                          <w:marBottom w:val="75"/>
                                                          <w:divBdr>
                                                            <w:top w:val="none" w:sz="0" w:space="0" w:color="auto"/>
                                                            <w:left w:val="none" w:sz="0" w:space="0" w:color="auto"/>
                                                            <w:bottom w:val="none" w:sz="0" w:space="0" w:color="auto"/>
                                                            <w:right w:val="none" w:sz="0" w:space="0" w:color="auto"/>
                                                          </w:divBdr>
                                                        </w:div>
                                                        <w:div w:id="1423452695">
                                                          <w:marLeft w:val="0"/>
                                                          <w:marRight w:val="0"/>
                                                          <w:marTop w:val="0"/>
                                                          <w:marBottom w:val="0"/>
                                                          <w:divBdr>
                                                            <w:top w:val="none" w:sz="0" w:space="0" w:color="auto"/>
                                                            <w:left w:val="none" w:sz="0" w:space="0" w:color="auto"/>
                                                            <w:bottom w:val="none" w:sz="0" w:space="0" w:color="auto"/>
                                                            <w:right w:val="none" w:sz="0" w:space="0" w:color="auto"/>
                                                          </w:divBdr>
                                                          <w:divsChild>
                                                            <w:div w:id="930242846">
                                                              <w:marLeft w:val="0"/>
                                                              <w:marRight w:val="0"/>
                                                              <w:marTop w:val="0"/>
                                                              <w:marBottom w:val="0"/>
                                                              <w:divBdr>
                                                                <w:top w:val="none" w:sz="0" w:space="0" w:color="auto"/>
                                                                <w:left w:val="none" w:sz="0" w:space="0" w:color="auto"/>
                                                                <w:bottom w:val="none" w:sz="0" w:space="0" w:color="auto"/>
                                                                <w:right w:val="none" w:sz="0" w:space="0" w:color="auto"/>
                                                              </w:divBdr>
                                                              <w:divsChild>
                                                                <w:div w:id="3132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5749620">
                          <w:marLeft w:val="0"/>
                          <w:marRight w:val="0"/>
                          <w:marTop w:val="0"/>
                          <w:marBottom w:val="0"/>
                          <w:divBdr>
                            <w:top w:val="none" w:sz="0" w:space="0" w:color="auto"/>
                            <w:left w:val="none" w:sz="0" w:space="0" w:color="auto"/>
                            <w:bottom w:val="none" w:sz="0" w:space="0" w:color="auto"/>
                            <w:right w:val="none" w:sz="0" w:space="0" w:color="auto"/>
                          </w:divBdr>
                          <w:divsChild>
                            <w:div w:id="18750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2977">
                      <w:marLeft w:val="0"/>
                      <w:marRight w:val="0"/>
                      <w:marTop w:val="0"/>
                      <w:marBottom w:val="990"/>
                      <w:divBdr>
                        <w:top w:val="none" w:sz="0" w:space="0" w:color="auto"/>
                        <w:left w:val="none" w:sz="0" w:space="0" w:color="auto"/>
                        <w:bottom w:val="none" w:sz="0" w:space="0" w:color="auto"/>
                        <w:right w:val="none" w:sz="0" w:space="0" w:color="auto"/>
                      </w:divBdr>
                      <w:divsChild>
                        <w:div w:id="274024747">
                          <w:marLeft w:val="0"/>
                          <w:marRight w:val="0"/>
                          <w:marTop w:val="0"/>
                          <w:marBottom w:val="0"/>
                          <w:divBdr>
                            <w:top w:val="none" w:sz="0" w:space="0" w:color="auto"/>
                            <w:left w:val="none" w:sz="0" w:space="0" w:color="auto"/>
                            <w:bottom w:val="none" w:sz="0" w:space="0" w:color="auto"/>
                            <w:right w:val="none" w:sz="0" w:space="0" w:color="auto"/>
                          </w:divBdr>
                          <w:divsChild>
                            <w:div w:id="1599480087">
                              <w:marLeft w:val="0"/>
                              <w:marRight w:val="0"/>
                              <w:marTop w:val="0"/>
                              <w:marBottom w:val="0"/>
                              <w:divBdr>
                                <w:top w:val="none" w:sz="0" w:space="0" w:color="auto"/>
                                <w:left w:val="none" w:sz="0" w:space="0" w:color="auto"/>
                                <w:bottom w:val="none" w:sz="0" w:space="0" w:color="auto"/>
                                <w:right w:val="none" w:sz="0" w:space="0" w:color="auto"/>
                              </w:divBdr>
                              <w:divsChild>
                                <w:div w:id="2132819514">
                                  <w:marLeft w:val="0"/>
                                  <w:marRight w:val="0"/>
                                  <w:marTop w:val="0"/>
                                  <w:marBottom w:val="0"/>
                                  <w:divBdr>
                                    <w:top w:val="none" w:sz="0" w:space="0" w:color="auto"/>
                                    <w:left w:val="none" w:sz="0" w:space="0" w:color="auto"/>
                                    <w:bottom w:val="none" w:sz="0" w:space="0" w:color="auto"/>
                                    <w:right w:val="none" w:sz="0" w:space="0" w:color="auto"/>
                                  </w:divBdr>
                                  <w:divsChild>
                                    <w:div w:id="20610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8812">
                              <w:marLeft w:val="0"/>
                              <w:marRight w:val="0"/>
                              <w:marTop w:val="0"/>
                              <w:marBottom w:val="0"/>
                              <w:divBdr>
                                <w:top w:val="none" w:sz="0" w:space="0" w:color="auto"/>
                                <w:left w:val="none" w:sz="0" w:space="0" w:color="auto"/>
                                <w:bottom w:val="none" w:sz="0" w:space="0" w:color="auto"/>
                                <w:right w:val="none" w:sz="0" w:space="0" w:color="auto"/>
                              </w:divBdr>
                              <w:divsChild>
                                <w:div w:id="2090223425">
                                  <w:marLeft w:val="0"/>
                                  <w:marRight w:val="0"/>
                                  <w:marTop w:val="0"/>
                                  <w:marBottom w:val="0"/>
                                  <w:divBdr>
                                    <w:top w:val="none" w:sz="0" w:space="0" w:color="auto"/>
                                    <w:left w:val="none" w:sz="0" w:space="0" w:color="auto"/>
                                    <w:bottom w:val="none" w:sz="0" w:space="0" w:color="auto"/>
                                    <w:right w:val="none" w:sz="0" w:space="0" w:color="auto"/>
                                  </w:divBdr>
                                  <w:divsChild>
                                    <w:div w:id="1490442927">
                                      <w:marLeft w:val="0"/>
                                      <w:marRight w:val="0"/>
                                      <w:marTop w:val="0"/>
                                      <w:marBottom w:val="0"/>
                                      <w:divBdr>
                                        <w:top w:val="none" w:sz="0" w:space="0" w:color="auto"/>
                                        <w:left w:val="none" w:sz="0" w:space="0" w:color="auto"/>
                                        <w:bottom w:val="none" w:sz="0" w:space="0" w:color="auto"/>
                                        <w:right w:val="none" w:sz="0" w:space="0" w:color="auto"/>
                                      </w:divBdr>
                                      <w:divsChild>
                                        <w:div w:id="1202014240">
                                          <w:marLeft w:val="0"/>
                                          <w:marRight w:val="0"/>
                                          <w:marTop w:val="150"/>
                                          <w:marBottom w:val="0"/>
                                          <w:divBdr>
                                            <w:top w:val="none" w:sz="0" w:space="0" w:color="auto"/>
                                            <w:left w:val="none" w:sz="0" w:space="0" w:color="auto"/>
                                            <w:bottom w:val="none" w:sz="0" w:space="0" w:color="auto"/>
                                            <w:right w:val="none" w:sz="0" w:space="0" w:color="auto"/>
                                          </w:divBdr>
                                          <w:divsChild>
                                            <w:div w:id="1658339765">
                                              <w:marLeft w:val="0"/>
                                              <w:marRight w:val="0"/>
                                              <w:marTop w:val="0"/>
                                              <w:marBottom w:val="0"/>
                                              <w:divBdr>
                                                <w:top w:val="none" w:sz="0" w:space="0" w:color="auto"/>
                                                <w:left w:val="none" w:sz="0" w:space="0" w:color="auto"/>
                                                <w:bottom w:val="none" w:sz="0" w:space="0" w:color="auto"/>
                                                <w:right w:val="none" w:sz="0" w:space="0" w:color="auto"/>
                                              </w:divBdr>
                                              <w:divsChild>
                                                <w:div w:id="331493438">
                                                  <w:marLeft w:val="0"/>
                                                  <w:marRight w:val="0"/>
                                                  <w:marTop w:val="15"/>
                                                  <w:marBottom w:val="240"/>
                                                  <w:divBdr>
                                                    <w:top w:val="none" w:sz="0" w:space="0" w:color="auto"/>
                                                    <w:left w:val="none" w:sz="0" w:space="0" w:color="auto"/>
                                                    <w:bottom w:val="none" w:sz="0" w:space="0" w:color="auto"/>
                                                    <w:right w:val="none" w:sz="0" w:space="0" w:color="auto"/>
                                                  </w:divBdr>
                                                  <w:divsChild>
                                                    <w:div w:id="1961297240">
                                                      <w:marLeft w:val="0"/>
                                                      <w:marRight w:val="0"/>
                                                      <w:marTop w:val="0"/>
                                                      <w:marBottom w:val="0"/>
                                                      <w:divBdr>
                                                        <w:top w:val="none" w:sz="0" w:space="0" w:color="auto"/>
                                                        <w:left w:val="none" w:sz="0" w:space="0" w:color="auto"/>
                                                        <w:bottom w:val="none" w:sz="0" w:space="0" w:color="auto"/>
                                                        <w:right w:val="none" w:sz="0" w:space="0" w:color="auto"/>
                                                      </w:divBdr>
                                                      <w:divsChild>
                                                        <w:div w:id="20904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49629">
                                          <w:marLeft w:val="0"/>
                                          <w:marRight w:val="0"/>
                                          <w:marTop w:val="150"/>
                                          <w:marBottom w:val="0"/>
                                          <w:divBdr>
                                            <w:top w:val="none" w:sz="0" w:space="0" w:color="auto"/>
                                            <w:left w:val="none" w:sz="0" w:space="0" w:color="auto"/>
                                            <w:bottom w:val="none" w:sz="0" w:space="0" w:color="auto"/>
                                            <w:right w:val="none" w:sz="0" w:space="0" w:color="auto"/>
                                          </w:divBdr>
                                          <w:divsChild>
                                            <w:div w:id="1319534025">
                                              <w:marLeft w:val="0"/>
                                              <w:marRight w:val="0"/>
                                              <w:marTop w:val="0"/>
                                              <w:marBottom w:val="0"/>
                                              <w:divBdr>
                                                <w:top w:val="none" w:sz="0" w:space="0" w:color="auto"/>
                                                <w:left w:val="none" w:sz="0" w:space="0" w:color="auto"/>
                                                <w:bottom w:val="none" w:sz="0" w:space="0" w:color="auto"/>
                                                <w:right w:val="none" w:sz="0" w:space="0" w:color="auto"/>
                                              </w:divBdr>
                                              <w:divsChild>
                                                <w:div w:id="550457728">
                                                  <w:marLeft w:val="0"/>
                                                  <w:marRight w:val="0"/>
                                                  <w:marTop w:val="15"/>
                                                  <w:marBottom w:val="240"/>
                                                  <w:divBdr>
                                                    <w:top w:val="none" w:sz="0" w:space="0" w:color="auto"/>
                                                    <w:left w:val="none" w:sz="0" w:space="0" w:color="auto"/>
                                                    <w:bottom w:val="none" w:sz="0" w:space="0" w:color="auto"/>
                                                    <w:right w:val="none" w:sz="0" w:space="0" w:color="auto"/>
                                                  </w:divBdr>
                                                  <w:divsChild>
                                                    <w:div w:id="1964925466">
                                                      <w:marLeft w:val="0"/>
                                                      <w:marRight w:val="0"/>
                                                      <w:marTop w:val="0"/>
                                                      <w:marBottom w:val="0"/>
                                                      <w:divBdr>
                                                        <w:top w:val="none" w:sz="0" w:space="0" w:color="auto"/>
                                                        <w:left w:val="none" w:sz="0" w:space="0" w:color="auto"/>
                                                        <w:bottom w:val="none" w:sz="0" w:space="0" w:color="auto"/>
                                                        <w:right w:val="none" w:sz="0" w:space="0" w:color="auto"/>
                                                      </w:divBdr>
                                                      <w:divsChild>
                                                        <w:div w:id="407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69189">
                                          <w:marLeft w:val="0"/>
                                          <w:marRight w:val="0"/>
                                          <w:marTop w:val="150"/>
                                          <w:marBottom w:val="0"/>
                                          <w:divBdr>
                                            <w:top w:val="none" w:sz="0" w:space="0" w:color="auto"/>
                                            <w:left w:val="none" w:sz="0" w:space="0" w:color="auto"/>
                                            <w:bottom w:val="none" w:sz="0" w:space="0" w:color="auto"/>
                                            <w:right w:val="none" w:sz="0" w:space="0" w:color="auto"/>
                                          </w:divBdr>
                                          <w:divsChild>
                                            <w:div w:id="1734238240">
                                              <w:marLeft w:val="0"/>
                                              <w:marRight w:val="0"/>
                                              <w:marTop w:val="0"/>
                                              <w:marBottom w:val="0"/>
                                              <w:divBdr>
                                                <w:top w:val="none" w:sz="0" w:space="0" w:color="auto"/>
                                                <w:left w:val="none" w:sz="0" w:space="0" w:color="auto"/>
                                                <w:bottom w:val="none" w:sz="0" w:space="0" w:color="auto"/>
                                                <w:right w:val="none" w:sz="0" w:space="0" w:color="auto"/>
                                              </w:divBdr>
                                              <w:divsChild>
                                                <w:div w:id="1831021881">
                                                  <w:marLeft w:val="0"/>
                                                  <w:marRight w:val="0"/>
                                                  <w:marTop w:val="15"/>
                                                  <w:marBottom w:val="240"/>
                                                  <w:divBdr>
                                                    <w:top w:val="none" w:sz="0" w:space="0" w:color="auto"/>
                                                    <w:left w:val="none" w:sz="0" w:space="0" w:color="auto"/>
                                                    <w:bottom w:val="none" w:sz="0" w:space="0" w:color="auto"/>
                                                    <w:right w:val="none" w:sz="0" w:space="0" w:color="auto"/>
                                                  </w:divBdr>
                                                  <w:divsChild>
                                                    <w:div w:id="1820997115">
                                                      <w:marLeft w:val="0"/>
                                                      <w:marRight w:val="0"/>
                                                      <w:marTop w:val="0"/>
                                                      <w:marBottom w:val="0"/>
                                                      <w:divBdr>
                                                        <w:top w:val="none" w:sz="0" w:space="0" w:color="auto"/>
                                                        <w:left w:val="none" w:sz="0" w:space="0" w:color="auto"/>
                                                        <w:bottom w:val="none" w:sz="0" w:space="0" w:color="auto"/>
                                                        <w:right w:val="none" w:sz="0" w:space="0" w:color="auto"/>
                                                      </w:divBdr>
                                                      <w:divsChild>
                                                        <w:div w:id="10740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45071">
                                          <w:marLeft w:val="0"/>
                                          <w:marRight w:val="0"/>
                                          <w:marTop w:val="150"/>
                                          <w:marBottom w:val="0"/>
                                          <w:divBdr>
                                            <w:top w:val="none" w:sz="0" w:space="0" w:color="auto"/>
                                            <w:left w:val="none" w:sz="0" w:space="0" w:color="auto"/>
                                            <w:bottom w:val="none" w:sz="0" w:space="0" w:color="auto"/>
                                            <w:right w:val="none" w:sz="0" w:space="0" w:color="auto"/>
                                          </w:divBdr>
                                          <w:divsChild>
                                            <w:div w:id="293406925">
                                              <w:marLeft w:val="0"/>
                                              <w:marRight w:val="0"/>
                                              <w:marTop w:val="0"/>
                                              <w:marBottom w:val="0"/>
                                              <w:divBdr>
                                                <w:top w:val="none" w:sz="0" w:space="0" w:color="auto"/>
                                                <w:left w:val="none" w:sz="0" w:space="0" w:color="auto"/>
                                                <w:bottom w:val="none" w:sz="0" w:space="0" w:color="auto"/>
                                                <w:right w:val="none" w:sz="0" w:space="0" w:color="auto"/>
                                              </w:divBdr>
                                              <w:divsChild>
                                                <w:div w:id="2003045567">
                                                  <w:marLeft w:val="0"/>
                                                  <w:marRight w:val="0"/>
                                                  <w:marTop w:val="15"/>
                                                  <w:marBottom w:val="240"/>
                                                  <w:divBdr>
                                                    <w:top w:val="none" w:sz="0" w:space="0" w:color="auto"/>
                                                    <w:left w:val="none" w:sz="0" w:space="0" w:color="auto"/>
                                                    <w:bottom w:val="none" w:sz="0" w:space="0" w:color="auto"/>
                                                    <w:right w:val="none" w:sz="0" w:space="0" w:color="auto"/>
                                                  </w:divBdr>
                                                  <w:divsChild>
                                                    <w:div w:id="1412776424">
                                                      <w:marLeft w:val="0"/>
                                                      <w:marRight w:val="0"/>
                                                      <w:marTop w:val="0"/>
                                                      <w:marBottom w:val="0"/>
                                                      <w:divBdr>
                                                        <w:top w:val="none" w:sz="0" w:space="0" w:color="auto"/>
                                                        <w:left w:val="none" w:sz="0" w:space="0" w:color="auto"/>
                                                        <w:bottom w:val="none" w:sz="0" w:space="0" w:color="auto"/>
                                                        <w:right w:val="none" w:sz="0" w:space="0" w:color="auto"/>
                                                      </w:divBdr>
                                                      <w:divsChild>
                                                        <w:div w:id="14624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58425">
                                              <w:marLeft w:val="0"/>
                                              <w:marRight w:val="0"/>
                                              <w:marTop w:val="270"/>
                                              <w:marBottom w:val="0"/>
                                              <w:divBdr>
                                                <w:top w:val="none" w:sz="0" w:space="0" w:color="auto"/>
                                                <w:left w:val="none" w:sz="0" w:space="0" w:color="auto"/>
                                                <w:bottom w:val="none" w:sz="0" w:space="0" w:color="auto"/>
                                                <w:right w:val="none" w:sz="0" w:space="0" w:color="auto"/>
                                              </w:divBdr>
                                              <w:divsChild>
                                                <w:div w:id="1289778033">
                                                  <w:marLeft w:val="0"/>
                                                  <w:marRight w:val="0"/>
                                                  <w:marTop w:val="0"/>
                                                  <w:marBottom w:val="0"/>
                                                  <w:divBdr>
                                                    <w:top w:val="none" w:sz="0" w:space="0" w:color="auto"/>
                                                    <w:left w:val="none" w:sz="0" w:space="0" w:color="auto"/>
                                                    <w:bottom w:val="none" w:sz="0" w:space="0" w:color="auto"/>
                                                    <w:right w:val="none" w:sz="0" w:space="0" w:color="auto"/>
                                                  </w:divBdr>
                                                  <w:divsChild>
                                                    <w:div w:id="1253473341">
                                                      <w:marLeft w:val="0"/>
                                                      <w:marRight w:val="0"/>
                                                      <w:marTop w:val="0"/>
                                                      <w:marBottom w:val="0"/>
                                                      <w:divBdr>
                                                        <w:top w:val="none" w:sz="0" w:space="0" w:color="auto"/>
                                                        <w:left w:val="none" w:sz="0" w:space="0" w:color="auto"/>
                                                        <w:bottom w:val="none" w:sz="0" w:space="0" w:color="auto"/>
                                                        <w:right w:val="none" w:sz="0" w:space="0" w:color="auto"/>
                                                      </w:divBdr>
                                                      <w:divsChild>
                                                        <w:div w:id="489374329">
                                                          <w:marLeft w:val="0"/>
                                                          <w:marRight w:val="0"/>
                                                          <w:marTop w:val="75"/>
                                                          <w:marBottom w:val="75"/>
                                                          <w:divBdr>
                                                            <w:top w:val="none" w:sz="0" w:space="0" w:color="auto"/>
                                                            <w:left w:val="none" w:sz="0" w:space="0" w:color="auto"/>
                                                            <w:bottom w:val="none" w:sz="0" w:space="0" w:color="auto"/>
                                                            <w:right w:val="none" w:sz="0" w:space="0" w:color="auto"/>
                                                          </w:divBdr>
                                                        </w:div>
                                                        <w:div w:id="792407745">
                                                          <w:marLeft w:val="0"/>
                                                          <w:marRight w:val="0"/>
                                                          <w:marTop w:val="0"/>
                                                          <w:marBottom w:val="0"/>
                                                          <w:divBdr>
                                                            <w:top w:val="none" w:sz="0" w:space="0" w:color="auto"/>
                                                            <w:left w:val="none" w:sz="0" w:space="0" w:color="auto"/>
                                                            <w:bottom w:val="none" w:sz="0" w:space="0" w:color="auto"/>
                                                            <w:right w:val="none" w:sz="0" w:space="0" w:color="auto"/>
                                                          </w:divBdr>
                                                          <w:divsChild>
                                                            <w:div w:id="870263692">
                                                              <w:marLeft w:val="0"/>
                                                              <w:marRight w:val="0"/>
                                                              <w:marTop w:val="0"/>
                                                              <w:marBottom w:val="0"/>
                                                              <w:divBdr>
                                                                <w:top w:val="none" w:sz="0" w:space="0" w:color="auto"/>
                                                                <w:left w:val="none" w:sz="0" w:space="0" w:color="auto"/>
                                                                <w:bottom w:val="none" w:sz="0" w:space="0" w:color="auto"/>
                                                                <w:right w:val="none" w:sz="0" w:space="0" w:color="auto"/>
                                                              </w:divBdr>
                                                              <w:divsChild>
                                                                <w:div w:id="9594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961524">
                          <w:marLeft w:val="0"/>
                          <w:marRight w:val="0"/>
                          <w:marTop w:val="0"/>
                          <w:marBottom w:val="0"/>
                          <w:divBdr>
                            <w:top w:val="none" w:sz="0" w:space="0" w:color="auto"/>
                            <w:left w:val="none" w:sz="0" w:space="0" w:color="auto"/>
                            <w:bottom w:val="none" w:sz="0" w:space="0" w:color="auto"/>
                            <w:right w:val="none" w:sz="0" w:space="0" w:color="auto"/>
                          </w:divBdr>
                          <w:divsChild>
                            <w:div w:id="620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7822">
                      <w:marLeft w:val="0"/>
                      <w:marRight w:val="0"/>
                      <w:marTop w:val="0"/>
                      <w:marBottom w:val="990"/>
                      <w:divBdr>
                        <w:top w:val="none" w:sz="0" w:space="0" w:color="auto"/>
                        <w:left w:val="none" w:sz="0" w:space="0" w:color="auto"/>
                        <w:bottom w:val="none" w:sz="0" w:space="0" w:color="auto"/>
                        <w:right w:val="none" w:sz="0" w:space="0" w:color="auto"/>
                      </w:divBdr>
                      <w:divsChild>
                        <w:div w:id="754785027">
                          <w:marLeft w:val="0"/>
                          <w:marRight w:val="0"/>
                          <w:marTop w:val="0"/>
                          <w:marBottom w:val="0"/>
                          <w:divBdr>
                            <w:top w:val="none" w:sz="0" w:space="0" w:color="auto"/>
                            <w:left w:val="none" w:sz="0" w:space="0" w:color="auto"/>
                            <w:bottom w:val="none" w:sz="0" w:space="0" w:color="auto"/>
                            <w:right w:val="none" w:sz="0" w:space="0" w:color="auto"/>
                          </w:divBdr>
                          <w:divsChild>
                            <w:div w:id="481043310">
                              <w:marLeft w:val="0"/>
                              <w:marRight w:val="0"/>
                              <w:marTop w:val="0"/>
                              <w:marBottom w:val="0"/>
                              <w:divBdr>
                                <w:top w:val="none" w:sz="0" w:space="0" w:color="auto"/>
                                <w:left w:val="none" w:sz="0" w:space="0" w:color="auto"/>
                                <w:bottom w:val="none" w:sz="0" w:space="0" w:color="auto"/>
                                <w:right w:val="none" w:sz="0" w:space="0" w:color="auto"/>
                              </w:divBdr>
                              <w:divsChild>
                                <w:div w:id="771972877">
                                  <w:marLeft w:val="0"/>
                                  <w:marRight w:val="0"/>
                                  <w:marTop w:val="0"/>
                                  <w:marBottom w:val="0"/>
                                  <w:divBdr>
                                    <w:top w:val="none" w:sz="0" w:space="0" w:color="auto"/>
                                    <w:left w:val="none" w:sz="0" w:space="0" w:color="auto"/>
                                    <w:bottom w:val="none" w:sz="0" w:space="0" w:color="auto"/>
                                    <w:right w:val="none" w:sz="0" w:space="0" w:color="auto"/>
                                  </w:divBdr>
                                  <w:divsChild>
                                    <w:div w:id="7532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91414">
                              <w:marLeft w:val="0"/>
                              <w:marRight w:val="0"/>
                              <w:marTop w:val="0"/>
                              <w:marBottom w:val="0"/>
                              <w:divBdr>
                                <w:top w:val="none" w:sz="0" w:space="0" w:color="auto"/>
                                <w:left w:val="none" w:sz="0" w:space="0" w:color="auto"/>
                                <w:bottom w:val="none" w:sz="0" w:space="0" w:color="auto"/>
                                <w:right w:val="none" w:sz="0" w:space="0" w:color="auto"/>
                              </w:divBdr>
                              <w:divsChild>
                                <w:div w:id="1204833648">
                                  <w:marLeft w:val="0"/>
                                  <w:marRight w:val="0"/>
                                  <w:marTop w:val="0"/>
                                  <w:marBottom w:val="0"/>
                                  <w:divBdr>
                                    <w:top w:val="none" w:sz="0" w:space="0" w:color="auto"/>
                                    <w:left w:val="none" w:sz="0" w:space="0" w:color="auto"/>
                                    <w:bottom w:val="none" w:sz="0" w:space="0" w:color="auto"/>
                                    <w:right w:val="none" w:sz="0" w:space="0" w:color="auto"/>
                                  </w:divBdr>
                                  <w:divsChild>
                                    <w:div w:id="854802855">
                                      <w:marLeft w:val="0"/>
                                      <w:marRight w:val="0"/>
                                      <w:marTop w:val="0"/>
                                      <w:marBottom w:val="0"/>
                                      <w:divBdr>
                                        <w:top w:val="none" w:sz="0" w:space="0" w:color="auto"/>
                                        <w:left w:val="none" w:sz="0" w:space="0" w:color="auto"/>
                                        <w:bottom w:val="none" w:sz="0" w:space="0" w:color="auto"/>
                                        <w:right w:val="none" w:sz="0" w:space="0" w:color="auto"/>
                                      </w:divBdr>
                                      <w:divsChild>
                                        <w:div w:id="368532782">
                                          <w:marLeft w:val="0"/>
                                          <w:marRight w:val="0"/>
                                          <w:marTop w:val="150"/>
                                          <w:marBottom w:val="0"/>
                                          <w:divBdr>
                                            <w:top w:val="none" w:sz="0" w:space="0" w:color="auto"/>
                                            <w:left w:val="none" w:sz="0" w:space="0" w:color="auto"/>
                                            <w:bottom w:val="none" w:sz="0" w:space="0" w:color="auto"/>
                                            <w:right w:val="none" w:sz="0" w:space="0" w:color="auto"/>
                                          </w:divBdr>
                                          <w:divsChild>
                                            <w:div w:id="432089955">
                                              <w:marLeft w:val="0"/>
                                              <w:marRight w:val="0"/>
                                              <w:marTop w:val="0"/>
                                              <w:marBottom w:val="0"/>
                                              <w:divBdr>
                                                <w:top w:val="none" w:sz="0" w:space="0" w:color="auto"/>
                                                <w:left w:val="none" w:sz="0" w:space="0" w:color="auto"/>
                                                <w:bottom w:val="none" w:sz="0" w:space="0" w:color="auto"/>
                                                <w:right w:val="none" w:sz="0" w:space="0" w:color="auto"/>
                                              </w:divBdr>
                                              <w:divsChild>
                                                <w:div w:id="1845126235">
                                                  <w:marLeft w:val="0"/>
                                                  <w:marRight w:val="0"/>
                                                  <w:marTop w:val="15"/>
                                                  <w:marBottom w:val="240"/>
                                                  <w:divBdr>
                                                    <w:top w:val="none" w:sz="0" w:space="0" w:color="auto"/>
                                                    <w:left w:val="none" w:sz="0" w:space="0" w:color="auto"/>
                                                    <w:bottom w:val="none" w:sz="0" w:space="0" w:color="auto"/>
                                                    <w:right w:val="none" w:sz="0" w:space="0" w:color="auto"/>
                                                  </w:divBdr>
                                                  <w:divsChild>
                                                    <w:div w:id="1561136028">
                                                      <w:marLeft w:val="0"/>
                                                      <w:marRight w:val="0"/>
                                                      <w:marTop w:val="0"/>
                                                      <w:marBottom w:val="0"/>
                                                      <w:divBdr>
                                                        <w:top w:val="none" w:sz="0" w:space="0" w:color="auto"/>
                                                        <w:left w:val="none" w:sz="0" w:space="0" w:color="auto"/>
                                                        <w:bottom w:val="none" w:sz="0" w:space="0" w:color="auto"/>
                                                        <w:right w:val="none" w:sz="0" w:space="0" w:color="auto"/>
                                                      </w:divBdr>
                                                      <w:divsChild>
                                                        <w:div w:id="14670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0532">
                                          <w:marLeft w:val="0"/>
                                          <w:marRight w:val="0"/>
                                          <w:marTop w:val="150"/>
                                          <w:marBottom w:val="0"/>
                                          <w:divBdr>
                                            <w:top w:val="none" w:sz="0" w:space="0" w:color="auto"/>
                                            <w:left w:val="none" w:sz="0" w:space="0" w:color="auto"/>
                                            <w:bottom w:val="none" w:sz="0" w:space="0" w:color="auto"/>
                                            <w:right w:val="none" w:sz="0" w:space="0" w:color="auto"/>
                                          </w:divBdr>
                                          <w:divsChild>
                                            <w:div w:id="455105753">
                                              <w:marLeft w:val="0"/>
                                              <w:marRight w:val="0"/>
                                              <w:marTop w:val="0"/>
                                              <w:marBottom w:val="0"/>
                                              <w:divBdr>
                                                <w:top w:val="none" w:sz="0" w:space="0" w:color="auto"/>
                                                <w:left w:val="none" w:sz="0" w:space="0" w:color="auto"/>
                                                <w:bottom w:val="none" w:sz="0" w:space="0" w:color="auto"/>
                                                <w:right w:val="none" w:sz="0" w:space="0" w:color="auto"/>
                                              </w:divBdr>
                                              <w:divsChild>
                                                <w:div w:id="1414469614">
                                                  <w:marLeft w:val="0"/>
                                                  <w:marRight w:val="0"/>
                                                  <w:marTop w:val="15"/>
                                                  <w:marBottom w:val="240"/>
                                                  <w:divBdr>
                                                    <w:top w:val="none" w:sz="0" w:space="0" w:color="auto"/>
                                                    <w:left w:val="none" w:sz="0" w:space="0" w:color="auto"/>
                                                    <w:bottom w:val="none" w:sz="0" w:space="0" w:color="auto"/>
                                                    <w:right w:val="none" w:sz="0" w:space="0" w:color="auto"/>
                                                  </w:divBdr>
                                                  <w:divsChild>
                                                    <w:div w:id="1141967922">
                                                      <w:marLeft w:val="0"/>
                                                      <w:marRight w:val="0"/>
                                                      <w:marTop w:val="0"/>
                                                      <w:marBottom w:val="0"/>
                                                      <w:divBdr>
                                                        <w:top w:val="none" w:sz="0" w:space="0" w:color="auto"/>
                                                        <w:left w:val="none" w:sz="0" w:space="0" w:color="auto"/>
                                                        <w:bottom w:val="none" w:sz="0" w:space="0" w:color="auto"/>
                                                        <w:right w:val="none" w:sz="0" w:space="0" w:color="auto"/>
                                                      </w:divBdr>
                                                      <w:divsChild>
                                                        <w:div w:id="1445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28306">
                                          <w:marLeft w:val="0"/>
                                          <w:marRight w:val="0"/>
                                          <w:marTop w:val="150"/>
                                          <w:marBottom w:val="0"/>
                                          <w:divBdr>
                                            <w:top w:val="none" w:sz="0" w:space="0" w:color="auto"/>
                                            <w:left w:val="none" w:sz="0" w:space="0" w:color="auto"/>
                                            <w:bottom w:val="none" w:sz="0" w:space="0" w:color="auto"/>
                                            <w:right w:val="none" w:sz="0" w:space="0" w:color="auto"/>
                                          </w:divBdr>
                                          <w:divsChild>
                                            <w:div w:id="569341128">
                                              <w:marLeft w:val="0"/>
                                              <w:marRight w:val="0"/>
                                              <w:marTop w:val="0"/>
                                              <w:marBottom w:val="0"/>
                                              <w:divBdr>
                                                <w:top w:val="none" w:sz="0" w:space="0" w:color="auto"/>
                                                <w:left w:val="none" w:sz="0" w:space="0" w:color="auto"/>
                                                <w:bottom w:val="none" w:sz="0" w:space="0" w:color="auto"/>
                                                <w:right w:val="none" w:sz="0" w:space="0" w:color="auto"/>
                                              </w:divBdr>
                                              <w:divsChild>
                                                <w:div w:id="188109597">
                                                  <w:marLeft w:val="0"/>
                                                  <w:marRight w:val="0"/>
                                                  <w:marTop w:val="15"/>
                                                  <w:marBottom w:val="240"/>
                                                  <w:divBdr>
                                                    <w:top w:val="none" w:sz="0" w:space="0" w:color="auto"/>
                                                    <w:left w:val="none" w:sz="0" w:space="0" w:color="auto"/>
                                                    <w:bottom w:val="none" w:sz="0" w:space="0" w:color="auto"/>
                                                    <w:right w:val="none" w:sz="0" w:space="0" w:color="auto"/>
                                                  </w:divBdr>
                                                  <w:divsChild>
                                                    <w:div w:id="1680892398">
                                                      <w:marLeft w:val="0"/>
                                                      <w:marRight w:val="0"/>
                                                      <w:marTop w:val="0"/>
                                                      <w:marBottom w:val="0"/>
                                                      <w:divBdr>
                                                        <w:top w:val="none" w:sz="0" w:space="0" w:color="auto"/>
                                                        <w:left w:val="none" w:sz="0" w:space="0" w:color="auto"/>
                                                        <w:bottom w:val="none" w:sz="0" w:space="0" w:color="auto"/>
                                                        <w:right w:val="none" w:sz="0" w:space="0" w:color="auto"/>
                                                      </w:divBdr>
                                                      <w:divsChild>
                                                        <w:div w:id="17000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15662">
                                          <w:marLeft w:val="0"/>
                                          <w:marRight w:val="0"/>
                                          <w:marTop w:val="150"/>
                                          <w:marBottom w:val="0"/>
                                          <w:divBdr>
                                            <w:top w:val="none" w:sz="0" w:space="0" w:color="auto"/>
                                            <w:left w:val="none" w:sz="0" w:space="0" w:color="auto"/>
                                            <w:bottom w:val="none" w:sz="0" w:space="0" w:color="auto"/>
                                            <w:right w:val="none" w:sz="0" w:space="0" w:color="auto"/>
                                          </w:divBdr>
                                          <w:divsChild>
                                            <w:div w:id="1658025115">
                                              <w:marLeft w:val="0"/>
                                              <w:marRight w:val="0"/>
                                              <w:marTop w:val="0"/>
                                              <w:marBottom w:val="0"/>
                                              <w:divBdr>
                                                <w:top w:val="none" w:sz="0" w:space="0" w:color="auto"/>
                                                <w:left w:val="none" w:sz="0" w:space="0" w:color="auto"/>
                                                <w:bottom w:val="none" w:sz="0" w:space="0" w:color="auto"/>
                                                <w:right w:val="none" w:sz="0" w:space="0" w:color="auto"/>
                                              </w:divBdr>
                                              <w:divsChild>
                                                <w:div w:id="595021909">
                                                  <w:marLeft w:val="0"/>
                                                  <w:marRight w:val="0"/>
                                                  <w:marTop w:val="15"/>
                                                  <w:marBottom w:val="240"/>
                                                  <w:divBdr>
                                                    <w:top w:val="none" w:sz="0" w:space="0" w:color="auto"/>
                                                    <w:left w:val="none" w:sz="0" w:space="0" w:color="auto"/>
                                                    <w:bottom w:val="none" w:sz="0" w:space="0" w:color="auto"/>
                                                    <w:right w:val="none" w:sz="0" w:space="0" w:color="auto"/>
                                                  </w:divBdr>
                                                  <w:divsChild>
                                                    <w:div w:id="832794476">
                                                      <w:marLeft w:val="0"/>
                                                      <w:marRight w:val="0"/>
                                                      <w:marTop w:val="0"/>
                                                      <w:marBottom w:val="0"/>
                                                      <w:divBdr>
                                                        <w:top w:val="none" w:sz="0" w:space="0" w:color="auto"/>
                                                        <w:left w:val="none" w:sz="0" w:space="0" w:color="auto"/>
                                                        <w:bottom w:val="none" w:sz="0" w:space="0" w:color="auto"/>
                                                        <w:right w:val="none" w:sz="0" w:space="0" w:color="auto"/>
                                                      </w:divBdr>
                                                      <w:divsChild>
                                                        <w:div w:id="4420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5317">
                                              <w:marLeft w:val="0"/>
                                              <w:marRight w:val="0"/>
                                              <w:marTop w:val="270"/>
                                              <w:marBottom w:val="0"/>
                                              <w:divBdr>
                                                <w:top w:val="none" w:sz="0" w:space="0" w:color="auto"/>
                                                <w:left w:val="none" w:sz="0" w:space="0" w:color="auto"/>
                                                <w:bottom w:val="none" w:sz="0" w:space="0" w:color="auto"/>
                                                <w:right w:val="none" w:sz="0" w:space="0" w:color="auto"/>
                                              </w:divBdr>
                                              <w:divsChild>
                                                <w:div w:id="1651398622">
                                                  <w:marLeft w:val="0"/>
                                                  <w:marRight w:val="0"/>
                                                  <w:marTop w:val="0"/>
                                                  <w:marBottom w:val="0"/>
                                                  <w:divBdr>
                                                    <w:top w:val="none" w:sz="0" w:space="0" w:color="auto"/>
                                                    <w:left w:val="none" w:sz="0" w:space="0" w:color="auto"/>
                                                    <w:bottom w:val="none" w:sz="0" w:space="0" w:color="auto"/>
                                                    <w:right w:val="none" w:sz="0" w:space="0" w:color="auto"/>
                                                  </w:divBdr>
                                                  <w:divsChild>
                                                    <w:div w:id="1044410068">
                                                      <w:marLeft w:val="0"/>
                                                      <w:marRight w:val="0"/>
                                                      <w:marTop w:val="0"/>
                                                      <w:marBottom w:val="0"/>
                                                      <w:divBdr>
                                                        <w:top w:val="none" w:sz="0" w:space="0" w:color="auto"/>
                                                        <w:left w:val="none" w:sz="0" w:space="0" w:color="auto"/>
                                                        <w:bottom w:val="none" w:sz="0" w:space="0" w:color="auto"/>
                                                        <w:right w:val="none" w:sz="0" w:space="0" w:color="auto"/>
                                                      </w:divBdr>
                                                      <w:divsChild>
                                                        <w:div w:id="2121875300">
                                                          <w:marLeft w:val="0"/>
                                                          <w:marRight w:val="0"/>
                                                          <w:marTop w:val="75"/>
                                                          <w:marBottom w:val="75"/>
                                                          <w:divBdr>
                                                            <w:top w:val="none" w:sz="0" w:space="0" w:color="auto"/>
                                                            <w:left w:val="none" w:sz="0" w:space="0" w:color="auto"/>
                                                            <w:bottom w:val="none" w:sz="0" w:space="0" w:color="auto"/>
                                                            <w:right w:val="none" w:sz="0" w:space="0" w:color="auto"/>
                                                          </w:divBdr>
                                                        </w:div>
                                                        <w:div w:id="1881477206">
                                                          <w:marLeft w:val="0"/>
                                                          <w:marRight w:val="0"/>
                                                          <w:marTop w:val="0"/>
                                                          <w:marBottom w:val="0"/>
                                                          <w:divBdr>
                                                            <w:top w:val="none" w:sz="0" w:space="0" w:color="auto"/>
                                                            <w:left w:val="none" w:sz="0" w:space="0" w:color="auto"/>
                                                            <w:bottom w:val="none" w:sz="0" w:space="0" w:color="auto"/>
                                                            <w:right w:val="none" w:sz="0" w:space="0" w:color="auto"/>
                                                          </w:divBdr>
                                                          <w:divsChild>
                                                            <w:div w:id="1037966144">
                                                              <w:marLeft w:val="0"/>
                                                              <w:marRight w:val="0"/>
                                                              <w:marTop w:val="0"/>
                                                              <w:marBottom w:val="0"/>
                                                              <w:divBdr>
                                                                <w:top w:val="none" w:sz="0" w:space="0" w:color="auto"/>
                                                                <w:left w:val="none" w:sz="0" w:space="0" w:color="auto"/>
                                                                <w:bottom w:val="none" w:sz="0" w:space="0" w:color="auto"/>
                                                                <w:right w:val="none" w:sz="0" w:space="0" w:color="auto"/>
                                                              </w:divBdr>
                                                              <w:divsChild>
                                                                <w:div w:id="1909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9330534">
                          <w:marLeft w:val="0"/>
                          <w:marRight w:val="0"/>
                          <w:marTop w:val="0"/>
                          <w:marBottom w:val="0"/>
                          <w:divBdr>
                            <w:top w:val="none" w:sz="0" w:space="0" w:color="auto"/>
                            <w:left w:val="none" w:sz="0" w:space="0" w:color="auto"/>
                            <w:bottom w:val="none" w:sz="0" w:space="0" w:color="auto"/>
                            <w:right w:val="none" w:sz="0" w:space="0" w:color="auto"/>
                          </w:divBdr>
                          <w:divsChild>
                            <w:div w:id="13612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9957">
                      <w:marLeft w:val="0"/>
                      <w:marRight w:val="0"/>
                      <w:marTop w:val="0"/>
                      <w:marBottom w:val="990"/>
                      <w:divBdr>
                        <w:top w:val="none" w:sz="0" w:space="0" w:color="auto"/>
                        <w:left w:val="none" w:sz="0" w:space="0" w:color="auto"/>
                        <w:bottom w:val="none" w:sz="0" w:space="0" w:color="auto"/>
                        <w:right w:val="none" w:sz="0" w:space="0" w:color="auto"/>
                      </w:divBdr>
                      <w:divsChild>
                        <w:div w:id="1514341894">
                          <w:marLeft w:val="0"/>
                          <w:marRight w:val="0"/>
                          <w:marTop w:val="0"/>
                          <w:marBottom w:val="0"/>
                          <w:divBdr>
                            <w:top w:val="none" w:sz="0" w:space="0" w:color="auto"/>
                            <w:left w:val="none" w:sz="0" w:space="0" w:color="auto"/>
                            <w:bottom w:val="none" w:sz="0" w:space="0" w:color="auto"/>
                            <w:right w:val="none" w:sz="0" w:space="0" w:color="auto"/>
                          </w:divBdr>
                          <w:divsChild>
                            <w:div w:id="560167557">
                              <w:marLeft w:val="0"/>
                              <w:marRight w:val="0"/>
                              <w:marTop w:val="0"/>
                              <w:marBottom w:val="0"/>
                              <w:divBdr>
                                <w:top w:val="none" w:sz="0" w:space="0" w:color="auto"/>
                                <w:left w:val="none" w:sz="0" w:space="0" w:color="auto"/>
                                <w:bottom w:val="none" w:sz="0" w:space="0" w:color="auto"/>
                                <w:right w:val="none" w:sz="0" w:space="0" w:color="auto"/>
                              </w:divBdr>
                              <w:divsChild>
                                <w:div w:id="1934317698">
                                  <w:marLeft w:val="0"/>
                                  <w:marRight w:val="0"/>
                                  <w:marTop w:val="0"/>
                                  <w:marBottom w:val="0"/>
                                  <w:divBdr>
                                    <w:top w:val="none" w:sz="0" w:space="0" w:color="auto"/>
                                    <w:left w:val="none" w:sz="0" w:space="0" w:color="auto"/>
                                    <w:bottom w:val="none" w:sz="0" w:space="0" w:color="auto"/>
                                    <w:right w:val="none" w:sz="0" w:space="0" w:color="auto"/>
                                  </w:divBdr>
                                  <w:divsChild>
                                    <w:div w:id="3474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0744">
                              <w:marLeft w:val="0"/>
                              <w:marRight w:val="0"/>
                              <w:marTop w:val="0"/>
                              <w:marBottom w:val="0"/>
                              <w:divBdr>
                                <w:top w:val="none" w:sz="0" w:space="0" w:color="auto"/>
                                <w:left w:val="none" w:sz="0" w:space="0" w:color="auto"/>
                                <w:bottom w:val="none" w:sz="0" w:space="0" w:color="auto"/>
                                <w:right w:val="none" w:sz="0" w:space="0" w:color="auto"/>
                              </w:divBdr>
                              <w:divsChild>
                                <w:div w:id="123694716">
                                  <w:marLeft w:val="0"/>
                                  <w:marRight w:val="0"/>
                                  <w:marTop w:val="0"/>
                                  <w:marBottom w:val="0"/>
                                  <w:divBdr>
                                    <w:top w:val="none" w:sz="0" w:space="0" w:color="auto"/>
                                    <w:left w:val="none" w:sz="0" w:space="0" w:color="auto"/>
                                    <w:bottom w:val="none" w:sz="0" w:space="0" w:color="auto"/>
                                    <w:right w:val="none" w:sz="0" w:space="0" w:color="auto"/>
                                  </w:divBdr>
                                  <w:divsChild>
                                    <w:div w:id="109975250">
                                      <w:marLeft w:val="0"/>
                                      <w:marRight w:val="0"/>
                                      <w:marTop w:val="0"/>
                                      <w:marBottom w:val="0"/>
                                      <w:divBdr>
                                        <w:top w:val="none" w:sz="0" w:space="0" w:color="auto"/>
                                        <w:left w:val="none" w:sz="0" w:space="0" w:color="auto"/>
                                        <w:bottom w:val="none" w:sz="0" w:space="0" w:color="auto"/>
                                        <w:right w:val="none" w:sz="0" w:space="0" w:color="auto"/>
                                      </w:divBdr>
                                      <w:divsChild>
                                        <w:div w:id="1510220896">
                                          <w:marLeft w:val="0"/>
                                          <w:marRight w:val="0"/>
                                          <w:marTop w:val="150"/>
                                          <w:marBottom w:val="0"/>
                                          <w:divBdr>
                                            <w:top w:val="none" w:sz="0" w:space="0" w:color="auto"/>
                                            <w:left w:val="none" w:sz="0" w:space="0" w:color="auto"/>
                                            <w:bottom w:val="none" w:sz="0" w:space="0" w:color="auto"/>
                                            <w:right w:val="none" w:sz="0" w:space="0" w:color="auto"/>
                                          </w:divBdr>
                                          <w:divsChild>
                                            <w:div w:id="1153063384">
                                              <w:marLeft w:val="0"/>
                                              <w:marRight w:val="0"/>
                                              <w:marTop w:val="0"/>
                                              <w:marBottom w:val="0"/>
                                              <w:divBdr>
                                                <w:top w:val="none" w:sz="0" w:space="0" w:color="auto"/>
                                                <w:left w:val="none" w:sz="0" w:space="0" w:color="auto"/>
                                                <w:bottom w:val="none" w:sz="0" w:space="0" w:color="auto"/>
                                                <w:right w:val="none" w:sz="0" w:space="0" w:color="auto"/>
                                              </w:divBdr>
                                              <w:divsChild>
                                                <w:div w:id="196823240">
                                                  <w:marLeft w:val="0"/>
                                                  <w:marRight w:val="0"/>
                                                  <w:marTop w:val="15"/>
                                                  <w:marBottom w:val="240"/>
                                                  <w:divBdr>
                                                    <w:top w:val="none" w:sz="0" w:space="0" w:color="auto"/>
                                                    <w:left w:val="none" w:sz="0" w:space="0" w:color="auto"/>
                                                    <w:bottom w:val="none" w:sz="0" w:space="0" w:color="auto"/>
                                                    <w:right w:val="none" w:sz="0" w:space="0" w:color="auto"/>
                                                  </w:divBdr>
                                                  <w:divsChild>
                                                    <w:div w:id="1917321767">
                                                      <w:marLeft w:val="0"/>
                                                      <w:marRight w:val="0"/>
                                                      <w:marTop w:val="0"/>
                                                      <w:marBottom w:val="0"/>
                                                      <w:divBdr>
                                                        <w:top w:val="none" w:sz="0" w:space="0" w:color="auto"/>
                                                        <w:left w:val="none" w:sz="0" w:space="0" w:color="auto"/>
                                                        <w:bottom w:val="none" w:sz="0" w:space="0" w:color="auto"/>
                                                        <w:right w:val="none" w:sz="0" w:space="0" w:color="auto"/>
                                                      </w:divBdr>
                                                      <w:divsChild>
                                                        <w:div w:id="18425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84839">
                                              <w:marLeft w:val="0"/>
                                              <w:marRight w:val="0"/>
                                              <w:marTop w:val="270"/>
                                              <w:marBottom w:val="0"/>
                                              <w:divBdr>
                                                <w:top w:val="none" w:sz="0" w:space="0" w:color="auto"/>
                                                <w:left w:val="none" w:sz="0" w:space="0" w:color="auto"/>
                                                <w:bottom w:val="none" w:sz="0" w:space="0" w:color="auto"/>
                                                <w:right w:val="none" w:sz="0" w:space="0" w:color="auto"/>
                                              </w:divBdr>
                                              <w:divsChild>
                                                <w:div w:id="736903092">
                                                  <w:marLeft w:val="0"/>
                                                  <w:marRight w:val="0"/>
                                                  <w:marTop w:val="0"/>
                                                  <w:marBottom w:val="0"/>
                                                  <w:divBdr>
                                                    <w:top w:val="none" w:sz="0" w:space="0" w:color="auto"/>
                                                    <w:left w:val="none" w:sz="0" w:space="0" w:color="auto"/>
                                                    <w:bottom w:val="none" w:sz="0" w:space="0" w:color="auto"/>
                                                    <w:right w:val="none" w:sz="0" w:space="0" w:color="auto"/>
                                                  </w:divBdr>
                                                  <w:divsChild>
                                                    <w:div w:id="891691719">
                                                      <w:marLeft w:val="0"/>
                                                      <w:marRight w:val="0"/>
                                                      <w:marTop w:val="0"/>
                                                      <w:marBottom w:val="0"/>
                                                      <w:divBdr>
                                                        <w:top w:val="none" w:sz="0" w:space="0" w:color="auto"/>
                                                        <w:left w:val="none" w:sz="0" w:space="0" w:color="auto"/>
                                                        <w:bottom w:val="none" w:sz="0" w:space="0" w:color="auto"/>
                                                        <w:right w:val="none" w:sz="0" w:space="0" w:color="auto"/>
                                                      </w:divBdr>
                                                      <w:divsChild>
                                                        <w:div w:id="1227571275">
                                                          <w:marLeft w:val="0"/>
                                                          <w:marRight w:val="0"/>
                                                          <w:marTop w:val="75"/>
                                                          <w:marBottom w:val="75"/>
                                                          <w:divBdr>
                                                            <w:top w:val="none" w:sz="0" w:space="0" w:color="auto"/>
                                                            <w:left w:val="none" w:sz="0" w:space="0" w:color="auto"/>
                                                            <w:bottom w:val="none" w:sz="0" w:space="0" w:color="auto"/>
                                                            <w:right w:val="none" w:sz="0" w:space="0" w:color="auto"/>
                                                          </w:divBdr>
                                                        </w:div>
                                                        <w:div w:id="1747915301">
                                                          <w:marLeft w:val="0"/>
                                                          <w:marRight w:val="0"/>
                                                          <w:marTop w:val="0"/>
                                                          <w:marBottom w:val="0"/>
                                                          <w:divBdr>
                                                            <w:top w:val="none" w:sz="0" w:space="0" w:color="auto"/>
                                                            <w:left w:val="none" w:sz="0" w:space="0" w:color="auto"/>
                                                            <w:bottom w:val="none" w:sz="0" w:space="0" w:color="auto"/>
                                                            <w:right w:val="none" w:sz="0" w:space="0" w:color="auto"/>
                                                          </w:divBdr>
                                                          <w:divsChild>
                                                            <w:div w:id="424804755">
                                                              <w:marLeft w:val="0"/>
                                                              <w:marRight w:val="0"/>
                                                              <w:marTop w:val="0"/>
                                                              <w:marBottom w:val="0"/>
                                                              <w:divBdr>
                                                                <w:top w:val="none" w:sz="0" w:space="0" w:color="auto"/>
                                                                <w:left w:val="none" w:sz="0" w:space="0" w:color="auto"/>
                                                                <w:bottom w:val="none" w:sz="0" w:space="0" w:color="auto"/>
                                                                <w:right w:val="none" w:sz="0" w:space="0" w:color="auto"/>
                                                              </w:divBdr>
                                                              <w:divsChild>
                                                                <w:div w:id="5710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995593">
                                          <w:marLeft w:val="0"/>
                                          <w:marRight w:val="0"/>
                                          <w:marTop w:val="150"/>
                                          <w:marBottom w:val="0"/>
                                          <w:divBdr>
                                            <w:top w:val="none" w:sz="0" w:space="0" w:color="auto"/>
                                            <w:left w:val="none" w:sz="0" w:space="0" w:color="auto"/>
                                            <w:bottom w:val="none" w:sz="0" w:space="0" w:color="auto"/>
                                            <w:right w:val="none" w:sz="0" w:space="0" w:color="auto"/>
                                          </w:divBdr>
                                          <w:divsChild>
                                            <w:div w:id="820272090">
                                              <w:marLeft w:val="0"/>
                                              <w:marRight w:val="0"/>
                                              <w:marTop w:val="0"/>
                                              <w:marBottom w:val="0"/>
                                              <w:divBdr>
                                                <w:top w:val="none" w:sz="0" w:space="0" w:color="auto"/>
                                                <w:left w:val="none" w:sz="0" w:space="0" w:color="auto"/>
                                                <w:bottom w:val="none" w:sz="0" w:space="0" w:color="auto"/>
                                                <w:right w:val="none" w:sz="0" w:space="0" w:color="auto"/>
                                              </w:divBdr>
                                              <w:divsChild>
                                                <w:div w:id="8532533">
                                                  <w:marLeft w:val="0"/>
                                                  <w:marRight w:val="0"/>
                                                  <w:marTop w:val="15"/>
                                                  <w:marBottom w:val="240"/>
                                                  <w:divBdr>
                                                    <w:top w:val="none" w:sz="0" w:space="0" w:color="auto"/>
                                                    <w:left w:val="none" w:sz="0" w:space="0" w:color="auto"/>
                                                    <w:bottom w:val="none" w:sz="0" w:space="0" w:color="auto"/>
                                                    <w:right w:val="none" w:sz="0" w:space="0" w:color="auto"/>
                                                  </w:divBdr>
                                                  <w:divsChild>
                                                    <w:div w:id="984696256">
                                                      <w:marLeft w:val="0"/>
                                                      <w:marRight w:val="0"/>
                                                      <w:marTop w:val="0"/>
                                                      <w:marBottom w:val="0"/>
                                                      <w:divBdr>
                                                        <w:top w:val="none" w:sz="0" w:space="0" w:color="auto"/>
                                                        <w:left w:val="none" w:sz="0" w:space="0" w:color="auto"/>
                                                        <w:bottom w:val="none" w:sz="0" w:space="0" w:color="auto"/>
                                                        <w:right w:val="none" w:sz="0" w:space="0" w:color="auto"/>
                                                      </w:divBdr>
                                                      <w:divsChild>
                                                        <w:div w:id="943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0567">
                                          <w:marLeft w:val="0"/>
                                          <w:marRight w:val="0"/>
                                          <w:marTop w:val="150"/>
                                          <w:marBottom w:val="0"/>
                                          <w:divBdr>
                                            <w:top w:val="none" w:sz="0" w:space="0" w:color="auto"/>
                                            <w:left w:val="none" w:sz="0" w:space="0" w:color="auto"/>
                                            <w:bottom w:val="none" w:sz="0" w:space="0" w:color="auto"/>
                                            <w:right w:val="none" w:sz="0" w:space="0" w:color="auto"/>
                                          </w:divBdr>
                                          <w:divsChild>
                                            <w:div w:id="937253758">
                                              <w:marLeft w:val="0"/>
                                              <w:marRight w:val="0"/>
                                              <w:marTop w:val="0"/>
                                              <w:marBottom w:val="0"/>
                                              <w:divBdr>
                                                <w:top w:val="none" w:sz="0" w:space="0" w:color="auto"/>
                                                <w:left w:val="none" w:sz="0" w:space="0" w:color="auto"/>
                                                <w:bottom w:val="none" w:sz="0" w:space="0" w:color="auto"/>
                                                <w:right w:val="none" w:sz="0" w:space="0" w:color="auto"/>
                                              </w:divBdr>
                                              <w:divsChild>
                                                <w:div w:id="2072998818">
                                                  <w:marLeft w:val="0"/>
                                                  <w:marRight w:val="0"/>
                                                  <w:marTop w:val="15"/>
                                                  <w:marBottom w:val="240"/>
                                                  <w:divBdr>
                                                    <w:top w:val="none" w:sz="0" w:space="0" w:color="auto"/>
                                                    <w:left w:val="none" w:sz="0" w:space="0" w:color="auto"/>
                                                    <w:bottom w:val="none" w:sz="0" w:space="0" w:color="auto"/>
                                                    <w:right w:val="none" w:sz="0" w:space="0" w:color="auto"/>
                                                  </w:divBdr>
                                                  <w:divsChild>
                                                    <w:div w:id="822157257">
                                                      <w:marLeft w:val="0"/>
                                                      <w:marRight w:val="0"/>
                                                      <w:marTop w:val="0"/>
                                                      <w:marBottom w:val="0"/>
                                                      <w:divBdr>
                                                        <w:top w:val="none" w:sz="0" w:space="0" w:color="auto"/>
                                                        <w:left w:val="none" w:sz="0" w:space="0" w:color="auto"/>
                                                        <w:bottom w:val="none" w:sz="0" w:space="0" w:color="auto"/>
                                                        <w:right w:val="none" w:sz="0" w:space="0" w:color="auto"/>
                                                      </w:divBdr>
                                                      <w:divsChild>
                                                        <w:div w:id="4025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563786">
                                          <w:marLeft w:val="0"/>
                                          <w:marRight w:val="0"/>
                                          <w:marTop w:val="150"/>
                                          <w:marBottom w:val="0"/>
                                          <w:divBdr>
                                            <w:top w:val="none" w:sz="0" w:space="0" w:color="auto"/>
                                            <w:left w:val="none" w:sz="0" w:space="0" w:color="auto"/>
                                            <w:bottom w:val="none" w:sz="0" w:space="0" w:color="auto"/>
                                            <w:right w:val="none" w:sz="0" w:space="0" w:color="auto"/>
                                          </w:divBdr>
                                          <w:divsChild>
                                            <w:div w:id="1232618817">
                                              <w:marLeft w:val="0"/>
                                              <w:marRight w:val="0"/>
                                              <w:marTop w:val="0"/>
                                              <w:marBottom w:val="0"/>
                                              <w:divBdr>
                                                <w:top w:val="none" w:sz="0" w:space="0" w:color="auto"/>
                                                <w:left w:val="none" w:sz="0" w:space="0" w:color="auto"/>
                                                <w:bottom w:val="none" w:sz="0" w:space="0" w:color="auto"/>
                                                <w:right w:val="none" w:sz="0" w:space="0" w:color="auto"/>
                                              </w:divBdr>
                                              <w:divsChild>
                                                <w:div w:id="1258251493">
                                                  <w:marLeft w:val="0"/>
                                                  <w:marRight w:val="0"/>
                                                  <w:marTop w:val="15"/>
                                                  <w:marBottom w:val="240"/>
                                                  <w:divBdr>
                                                    <w:top w:val="none" w:sz="0" w:space="0" w:color="auto"/>
                                                    <w:left w:val="none" w:sz="0" w:space="0" w:color="auto"/>
                                                    <w:bottom w:val="none" w:sz="0" w:space="0" w:color="auto"/>
                                                    <w:right w:val="none" w:sz="0" w:space="0" w:color="auto"/>
                                                  </w:divBdr>
                                                  <w:divsChild>
                                                    <w:div w:id="1187864868">
                                                      <w:marLeft w:val="0"/>
                                                      <w:marRight w:val="0"/>
                                                      <w:marTop w:val="0"/>
                                                      <w:marBottom w:val="0"/>
                                                      <w:divBdr>
                                                        <w:top w:val="none" w:sz="0" w:space="0" w:color="auto"/>
                                                        <w:left w:val="none" w:sz="0" w:space="0" w:color="auto"/>
                                                        <w:bottom w:val="none" w:sz="0" w:space="0" w:color="auto"/>
                                                        <w:right w:val="none" w:sz="0" w:space="0" w:color="auto"/>
                                                      </w:divBdr>
                                                      <w:divsChild>
                                                        <w:div w:id="6878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843691">
                          <w:marLeft w:val="0"/>
                          <w:marRight w:val="0"/>
                          <w:marTop w:val="0"/>
                          <w:marBottom w:val="0"/>
                          <w:divBdr>
                            <w:top w:val="none" w:sz="0" w:space="0" w:color="auto"/>
                            <w:left w:val="none" w:sz="0" w:space="0" w:color="auto"/>
                            <w:bottom w:val="none" w:sz="0" w:space="0" w:color="auto"/>
                            <w:right w:val="none" w:sz="0" w:space="0" w:color="auto"/>
                          </w:divBdr>
                          <w:divsChild>
                            <w:div w:id="7663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0663">
                      <w:marLeft w:val="0"/>
                      <w:marRight w:val="0"/>
                      <w:marTop w:val="0"/>
                      <w:marBottom w:val="990"/>
                      <w:divBdr>
                        <w:top w:val="none" w:sz="0" w:space="0" w:color="auto"/>
                        <w:left w:val="none" w:sz="0" w:space="0" w:color="auto"/>
                        <w:bottom w:val="none" w:sz="0" w:space="0" w:color="auto"/>
                        <w:right w:val="none" w:sz="0" w:space="0" w:color="auto"/>
                      </w:divBdr>
                      <w:divsChild>
                        <w:div w:id="444353102">
                          <w:marLeft w:val="0"/>
                          <w:marRight w:val="0"/>
                          <w:marTop w:val="0"/>
                          <w:marBottom w:val="0"/>
                          <w:divBdr>
                            <w:top w:val="none" w:sz="0" w:space="0" w:color="auto"/>
                            <w:left w:val="none" w:sz="0" w:space="0" w:color="auto"/>
                            <w:bottom w:val="none" w:sz="0" w:space="0" w:color="auto"/>
                            <w:right w:val="none" w:sz="0" w:space="0" w:color="auto"/>
                          </w:divBdr>
                          <w:divsChild>
                            <w:div w:id="633681364">
                              <w:marLeft w:val="0"/>
                              <w:marRight w:val="0"/>
                              <w:marTop w:val="0"/>
                              <w:marBottom w:val="0"/>
                              <w:divBdr>
                                <w:top w:val="none" w:sz="0" w:space="0" w:color="auto"/>
                                <w:left w:val="none" w:sz="0" w:space="0" w:color="auto"/>
                                <w:bottom w:val="none" w:sz="0" w:space="0" w:color="auto"/>
                                <w:right w:val="none" w:sz="0" w:space="0" w:color="auto"/>
                              </w:divBdr>
                              <w:divsChild>
                                <w:div w:id="1950777307">
                                  <w:marLeft w:val="0"/>
                                  <w:marRight w:val="0"/>
                                  <w:marTop w:val="0"/>
                                  <w:marBottom w:val="0"/>
                                  <w:divBdr>
                                    <w:top w:val="none" w:sz="0" w:space="0" w:color="auto"/>
                                    <w:left w:val="none" w:sz="0" w:space="0" w:color="auto"/>
                                    <w:bottom w:val="none" w:sz="0" w:space="0" w:color="auto"/>
                                    <w:right w:val="none" w:sz="0" w:space="0" w:color="auto"/>
                                  </w:divBdr>
                                  <w:divsChild>
                                    <w:div w:id="6353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6116">
                              <w:marLeft w:val="0"/>
                              <w:marRight w:val="0"/>
                              <w:marTop w:val="0"/>
                              <w:marBottom w:val="0"/>
                              <w:divBdr>
                                <w:top w:val="none" w:sz="0" w:space="0" w:color="auto"/>
                                <w:left w:val="none" w:sz="0" w:space="0" w:color="auto"/>
                                <w:bottom w:val="none" w:sz="0" w:space="0" w:color="auto"/>
                                <w:right w:val="none" w:sz="0" w:space="0" w:color="auto"/>
                              </w:divBdr>
                              <w:divsChild>
                                <w:div w:id="1177039782">
                                  <w:marLeft w:val="0"/>
                                  <w:marRight w:val="0"/>
                                  <w:marTop w:val="0"/>
                                  <w:marBottom w:val="0"/>
                                  <w:divBdr>
                                    <w:top w:val="none" w:sz="0" w:space="0" w:color="auto"/>
                                    <w:left w:val="none" w:sz="0" w:space="0" w:color="auto"/>
                                    <w:bottom w:val="none" w:sz="0" w:space="0" w:color="auto"/>
                                    <w:right w:val="none" w:sz="0" w:space="0" w:color="auto"/>
                                  </w:divBdr>
                                  <w:divsChild>
                                    <w:div w:id="2075854773">
                                      <w:marLeft w:val="0"/>
                                      <w:marRight w:val="0"/>
                                      <w:marTop w:val="0"/>
                                      <w:marBottom w:val="0"/>
                                      <w:divBdr>
                                        <w:top w:val="none" w:sz="0" w:space="0" w:color="auto"/>
                                        <w:left w:val="none" w:sz="0" w:space="0" w:color="auto"/>
                                        <w:bottom w:val="none" w:sz="0" w:space="0" w:color="auto"/>
                                        <w:right w:val="none" w:sz="0" w:space="0" w:color="auto"/>
                                      </w:divBdr>
                                      <w:divsChild>
                                        <w:div w:id="642733491">
                                          <w:marLeft w:val="0"/>
                                          <w:marRight w:val="0"/>
                                          <w:marTop w:val="150"/>
                                          <w:marBottom w:val="0"/>
                                          <w:divBdr>
                                            <w:top w:val="none" w:sz="0" w:space="0" w:color="auto"/>
                                            <w:left w:val="none" w:sz="0" w:space="0" w:color="auto"/>
                                            <w:bottom w:val="none" w:sz="0" w:space="0" w:color="auto"/>
                                            <w:right w:val="none" w:sz="0" w:space="0" w:color="auto"/>
                                          </w:divBdr>
                                          <w:divsChild>
                                            <w:div w:id="1499616911">
                                              <w:marLeft w:val="0"/>
                                              <w:marRight w:val="0"/>
                                              <w:marTop w:val="0"/>
                                              <w:marBottom w:val="0"/>
                                              <w:divBdr>
                                                <w:top w:val="none" w:sz="0" w:space="0" w:color="auto"/>
                                                <w:left w:val="none" w:sz="0" w:space="0" w:color="auto"/>
                                                <w:bottom w:val="none" w:sz="0" w:space="0" w:color="auto"/>
                                                <w:right w:val="none" w:sz="0" w:space="0" w:color="auto"/>
                                              </w:divBdr>
                                              <w:divsChild>
                                                <w:div w:id="1690326124">
                                                  <w:marLeft w:val="0"/>
                                                  <w:marRight w:val="0"/>
                                                  <w:marTop w:val="15"/>
                                                  <w:marBottom w:val="240"/>
                                                  <w:divBdr>
                                                    <w:top w:val="none" w:sz="0" w:space="0" w:color="auto"/>
                                                    <w:left w:val="none" w:sz="0" w:space="0" w:color="auto"/>
                                                    <w:bottom w:val="none" w:sz="0" w:space="0" w:color="auto"/>
                                                    <w:right w:val="none" w:sz="0" w:space="0" w:color="auto"/>
                                                  </w:divBdr>
                                                  <w:divsChild>
                                                    <w:div w:id="106895945">
                                                      <w:marLeft w:val="0"/>
                                                      <w:marRight w:val="0"/>
                                                      <w:marTop w:val="0"/>
                                                      <w:marBottom w:val="0"/>
                                                      <w:divBdr>
                                                        <w:top w:val="none" w:sz="0" w:space="0" w:color="auto"/>
                                                        <w:left w:val="none" w:sz="0" w:space="0" w:color="auto"/>
                                                        <w:bottom w:val="none" w:sz="0" w:space="0" w:color="auto"/>
                                                        <w:right w:val="none" w:sz="0" w:space="0" w:color="auto"/>
                                                      </w:divBdr>
                                                      <w:divsChild>
                                                        <w:div w:id="4984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34334">
                                              <w:marLeft w:val="0"/>
                                              <w:marRight w:val="0"/>
                                              <w:marTop w:val="270"/>
                                              <w:marBottom w:val="0"/>
                                              <w:divBdr>
                                                <w:top w:val="none" w:sz="0" w:space="0" w:color="auto"/>
                                                <w:left w:val="none" w:sz="0" w:space="0" w:color="auto"/>
                                                <w:bottom w:val="none" w:sz="0" w:space="0" w:color="auto"/>
                                                <w:right w:val="none" w:sz="0" w:space="0" w:color="auto"/>
                                              </w:divBdr>
                                              <w:divsChild>
                                                <w:div w:id="1568105588">
                                                  <w:marLeft w:val="0"/>
                                                  <w:marRight w:val="0"/>
                                                  <w:marTop w:val="0"/>
                                                  <w:marBottom w:val="0"/>
                                                  <w:divBdr>
                                                    <w:top w:val="none" w:sz="0" w:space="0" w:color="auto"/>
                                                    <w:left w:val="none" w:sz="0" w:space="0" w:color="auto"/>
                                                    <w:bottom w:val="none" w:sz="0" w:space="0" w:color="auto"/>
                                                    <w:right w:val="none" w:sz="0" w:space="0" w:color="auto"/>
                                                  </w:divBdr>
                                                  <w:divsChild>
                                                    <w:div w:id="297730267">
                                                      <w:marLeft w:val="0"/>
                                                      <w:marRight w:val="0"/>
                                                      <w:marTop w:val="0"/>
                                                      <w:marBottom w:val="0"/>
                                                      <w:divBdr>
                                                        <w:top w:val="none" w:sz="0" w:space="0" w:color="auto"/>
                                                        <w:left w:val="none" w:sz="0" w:space="0" w:color="auto"/>
                                                        <w:bottom w:val="none" w:sz="0" w:space="0" w:color="auto"/>
                                                        <w:right w:val="none" w:sz="0" w:space="0" w:color="auto"/>
                                                      </w:divBdr>
                                                      <w:divsChild>
                                                        <w:div w:id="1490290403">
                                                          <w:marLeft w:val="0"/>
                                                          <w:marRight w:val="0"/>
                                                          <w:marTop w:val="75"/>
                                                          <w:marBottom w:val="75"/>
                                                          <w:divBdr>
                                                            <w:top w:val="none" w:sz="0" w:space="0" w:color="auto"/>
                                                            <w:left w:val="none" w:sz="0" w:space="0" w:color="auto"/>
                                                            <w:bottom w:val="none" w:sz="0" w:space="0" w:color="auto"/>
                                                            <w:right w:val="none" w:sz="0" w:space="0" w:color="auto"/>
                                                          </w:divBdr>
                                                        </w:div>
                                                        <w:div w:id="12846448">
                                                          <w:marLeft w:val="0"/>
                                                          <w:marRight w:val="0"/>
                                                          <w:marTop w:val="0"/>
                                                          <w:marBottom w:val="0"/>
                                                          <w:divBdr>
                                                            <w:top w:val="none" w:sz="0" w:space="0" w:color="auto"/>
                                                            <w:left w:val="none" w:sz="0" w:space="0" w:color="auto"/>
                                                            <w:bottom w:val="none" w:sz="0" w:space="0" w:color="auto"/>
                                                            <w:right w:val="none" w:sz="0" w:space="0" w:color="auto"/>
                                                          </w:divBdr>
                                                          <w:divsChild>
                                                            <w:div w:id="1551576270">
                                                              <w:marLeft w:val="0"/>
                                                              <w:marRight w:val="0"/>
                                                              <w:marTop w:val="0"/>
                                                              <w:marBottom w:val="0"/>
                                                              <w:divBdr>
                                                                <w:top w:val="none" w:sz="0" w:space="0" w:color="auto"/>
                                                                <w:left w:val="none" w:sz="0" w:space="0" w:color="auto"/>
                                                                <w:bottom w:val="none" w:sz="0" w:space="0" w:color="auto"/>
                                                                <w:right w:val="none" w:sz="0" w:space="0" w:color="auto"/>
                                                              </w:divBdr>
                                                              <w:divsChild>
                                                                <w:div w:id="1100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507840">
                                          <w:marLeft w:val="0"/>
                                          <w:marRight w:val="0"/>
                                          <w:marTop w:val="150"/>
                                          <w:marBottom w:val="0"/>
                                          <w:divBdr>
                                            <w:top w:val="none" w:sz="0" w:space="0" w:color="auto"/>
                                            <w:left w:val="none" w:sz="0" w:space="0" w:color="auto"/>
                                            <w:bottom w:val="none" w:sz="0" w:space="0" w:color="auto"/>
                                            <w:right w:val="none" w:sz="0" w:space="0" w:color="auto"/>
                                          </w:divBdr>
                                          <w:divsChild>
                                            <w:div w:id="1415084562">
                                              <w:marLeft w:val="0"/>
                                              <w:marRight w:val="0"/>
                                              <w:marTop w:val="0"/>
                                              <w:marBottom w:val="0"/>
                                              <w:divBdr>
                                                <w:top w:val="none" w:sz="0" w:space="0" w:color="auto"/>
                                                <w:left w:val="none" w:sz="0" w:space="0" w:color="auto"/>
                                                <w:bottom w:val="none" w:sz="0" w:space="0" w:color="auto"/>
                                                <w:right w:val="none" w:sz="0" w:space="0" w:color="auto"/>
                                              </w:divBdr>
                                              <w:divsChild>
                                                <w:div w:id="2052609766">
                                                  <w:marLeft w:val="0"/>
                                                  <w:marRight w:val="0"/>
                                                  <w:marTop w:val="15"/>
                                                  <w:marBottom w:val="240"/>
                                                  <w:divBdr>
                                                    <w:top w:val="none" w:sz="0" w:space="0" w:color="auto"/>
                                                    <w:left w:val="none" w:sz="0" w:space="0" w:color="auto"/>
                                                    <w:bottom w:val="none" w:sz="0" w:space="0" w:color="auto"/>
                                                    <w:right w:val="none" w:sz="0" w:space="0" w:color="auto"/>
                                                  </w:divBdr>
                                                  <w:divsChild>
                                                    <w:div w:id="1589776492">
                                                      <w:marLeft w:val="0"/>
                                                      <w:marRight w:val="0"/>
                                                      <w:marTop w:val="0"/>
                                                      <w:marBottom w:val="0"/>
                                                      <w:divBdr>
                                                        <w:top w:val="none" w:sz="0" w:space="0" w:color="auto"/>
                                                        <w:left w:val="none" w:sz="0" w:space="0" w:color="auto"/>
                                                        <w:bottom w:val="none" w:sz="0" w:space="0" w:color="auto"/>
                                                        <w:right w:val="none" w:sz="0" w:space="0" w:color="auto"/>
                                                      </w:divBdr>
                                                      <w:divsChild>
                                                        <w:div w:id="11607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243">
                                          <w:marLeft w:val="0"/>
                                          <w:marRight w:val="0"/>
                                          <w:marTop w:val="150"/>
                                          <w:marBottom w:val="0"/>
                                          <w:divBdr>
                                            <w:top w:val="none" w:sz="0" w:space="0" w:color="auto"/>
                                            <w:left w:val="none" w:sz="0" w:space="0" w:color="auto"/>
                                            <w:bottom w:val="none" w:sz="0" w:space="0" w:color="auto"/>
                                            <w:right w:val="none" w:sz="0" w:space="0" w:color="auto"/>
                                          </w:divBdr>
                                          <w:divsChild>
                                            <w:div w:id="213860383">
                                              <w:marLeft w:val="0"/>
                                              <w:marRight w:val="0"/>
                                              <w:marTop w:val="0"/>
                                              <w:marBottom w:val="0"/>
                                              <w:divBdr>
                                                <w:top w:val="none" w:sz="0" w:space="0" w:color="auto"/>
                                                <w:left w:val="none" w:sz="0" w:space="0" w:color="auto"/>
                                                <w:bottom w:val="none" w:sz="0" w:space="0" w:color="auto"/>
                                                <w:right w:val="none" w:sz="0" w:space="0" w:color="auto"/>
                                              </w:divBdr>
                                              <w:divsChild>
                                                <w:div w:id="531917805">
                                                  <w:marLeft w:val="0"/>
                                                  <w:marRight w:val="0"/>
                                                  <w:marTop w:val="15"/>
                                                  <w:marBottom w:val="240"/>
                                                  <w:divBdr>
                                                    <w:top w:val="none" w:sz="0" w:space="0" w:color="auto"/>
                                                    <w:left w:val="none" w:sz="0" w:space="0" w:color="auto"/>
                                                    <w:bottom w:val="none" w:sz="0" w:space="0" w:color="auto"/>
                                                    <w:right w:val="none" w:sz="0" w:space="0" w:color="auto"/>
                                                  </w:divBdr>
                                                  <w:divsChild>
                                                    <w:div w:id="556209174">
                                                      <w:marLeft w:val="0"/>
                                                      <w:marRight w:val="0"/>
                                                      <w:marTop w:val="0"/>
                                                      <w:marBottom w:val="0"/>
                                                      <w:divBdr>
                                                        <w:top w:val="none" w:sz="0" w:space="0" w:color="auto"/>
                                                        <w:left w:val="none" w:sz="0" w:space="0" w:color="auto"/>
                                                        <w:bottom w:val="none" w:sz="0" w:space="0" w:color="auto"/>
                                                        <w:right w:val="none" w:sz="0" w:space="0" w:color="auto"/>
                                                      </w:divBdr>
                                                      <w:divsChild>
                                                        <w:div w:id="16588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46005">
                                          <w:marLeft w:val="0"/>
                                          <w:marRight w:val="0"/>
                                          <w:marTop w:val="150"/>
                                          <w:marBottom w:val="0"/>
                                          <w:divBdr>
                                            <w:top w:val="none" w:sz="0" w:space="0" w:color="auto"/>
                                            <w:left w:val="none" w:sz="0" w:space="0" w:color="auto"/>
                                            <w:bottom w:val="none" w:sz="0" w:space="0" w:color="auto"/>
                                            <w:right w:val="none" w:sz="0" w:space="0" w:color="auto"/>
                                          </w:divBdr>
                                          <w:divsChild>
                                            <w:div w:id="1318148125">
                                              <w:marLeft w:val="0"/>
                                              <w:marRight w:val="0"/>
                                              <w:marTop w:val="0"/>
                                              <w:marBottom w:val="0"/>
                                              <w:divBdr>
                                                <w:top w:val="none" w:sz="0" w:space="0" w:color="auto"/>
                                                <w:left w:val="none" w:sz="0" w:space="0" w:color="auto"/>
                                                <w:bottom w:val="none" w:sz="0" w:space="0" w:color="auto"/>
                                                <w:right w:val="none" w:sz="0" w:space="0" w:color="auto"/>
                                              </w:divBdr>
                                              <w:divsChild>
                                                <w:div w:id="1056899354">
                                                  <w:marLeft w:val="0"/>
                                                  <w:marRight w:val="0"/>
                                                  <w:marTop w:val="15"/>
                                                  <w:marBottom w:val="240"/>
                                                  <w:divBdr>
                                                    <w:top w:val="none" w:sz="0" w:space="0" w:color="auto"/>
                                                    <w:left w:val="none" w:sz="0" w:space="0" w:color="auto"/>
                                                    <w:bottom w:val="none" w:sz="0" w:space="0" w:color="auto"/>
                                                    <w:right w:val="none" w:sz="0" w:space="0" w:color="auto"/>
                                                  </w:divBdr>
                                                  <w:divsChild>
                                                    <w:div w:id="1907371873">
                                                      <w:marLeft w:val="0"/>
                                                      <w:marRight w:val="0"/>
                                                      <w:marTop w:val="0"/>
                                                      <w:marBottom w:val="0"/>
                                                      <w:divBdr>
                                                        <w:top w:val="none" w:sz="0" w:space="0" w:color="auto"/>
                                                        <w:left w:val="none" w:sz="0" w:space="0" w:color="auto"/>
                                                        <w:bottom w:val="none" w:sz="0" w:space="0" w:color="auto"/>
                                                        <w:right w:val="none" w:sz="0" w:space="0" w:color="auto"/>
                                                      </w:divBdr>
                                                      <w:divsChild>
                                                        <w:div w:id="20183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7692249">
                          <w:marLeft w:val="0"/>
                          <w:marRight w:val="0"/>
                          <w:marTop w:val="0"/>
                          <w:marBottom w:val="0"/>
                          <w:divBdr>
                            <w:top w:val="none" w:sz="0" w:space="0" w:color="auto"/>
                            <w:left w:val="none" w:sz="0" w:space="0" w:color="auto"/>
                            <w:bottom w:val="none" w:sz="0" w:space="0" w:color="auto"/>
                            <w:right w:val="none" w:sz="0" w:space="0" w:color="auto"/>
                          </w:divBdr>
                          <w:divsChild>
                            <w:div w:id="7143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1880">
                      <w:marLeft w:val="0"/>
                      <w:marRight w:val="0"/>
                      <w:marTop w:val="0"/>
                      <w:marBottom w:val="990"/>
                      <w:divBdr>
                        <w:top w:val="none" w:sz="0" w:space="0" w:color="auto"/>
                        <w:left w:val="none" w:sz="0" w:space="0" w:color="auto"/>
                        <w:bottom w:val="none" w:sz="0" w:space="0" w:color="auto"/>
                        <w:right w:val="none" w:sz="0" w:space="0" w:color="auto"/>
                      </w:divBdr>
                      <w:divsChild>
                        <w:div w:id="1162165666">
                          <w:marLeft w:val="0"/>
                          <w:marRight w:val="0"/>
                          <w:marTop w:val="0"/>
                          <w:marBottom w:val="0"/>
                          <w:divBdr>
                            <w:top w:val="none" w:sz="0" w:space="0" w:color="auto"/>
                            <w:left w:val="none" w:sz="0" w:space="0" w:color="auto"/>
                            <w:bottom w:val="none" w:sz="0" w:space="0" w:color="auto"/>
                            <w:right w:val="none" w:sz="0" w:space="0" w:color="auto"/>
                          </w:divBdr>
                          <w:divsChild>
                            <w:div w:id="1284924642">
                              <w:marLeft w:val="0"/>
                              <w:marRight w:val="0"/>
                              <w:marTop w:val="0"/>
                              <w:marBottom w:val="0"/>
                              <w:divBdr>
                                <w:top w:val="none" w:sz="0" w:space="0" w:color="auto"/>
                                <w:left w:val="none" w:sz="0" w:space="0" w:color="auto"/>
                                <w:bottom w:val="none" w:sz="0" w:space="0" w:color="auto"/>
                                <w:right w:val="none" w:sz="0" w:space="0" w:color="auto"/>
                              </w:divBdr>
                              <w:divsChild>
                                <w:div w:id="351537191">
                                  <w:marLeft w:val="0"/>
                                  <w:marRight w:val="0"/>
                                  <w:marTop w:val="0"/>
                                  <w:marBottom w:val="0"/>
                                  <w:divBdr>
                                    <w:top w:val="none" w:sz="0" w:space="0" w:color="auto"/>
                                    <w:left w:val="none" w:sz="0" w:space="0" w:color="auto"/>
                                    <w:bottom w:val="none" w:sz="0" w:space="0" w:color="auto"/>
                                    <w:right w:val="none" w:sz="0" w:space="0" w:color="auto"/>
                                  </w:divBdr>
                                  <w:divsChild>
                                    <w:div w:id="11048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3899">
                              <w:marLeft w:val="0"/>
                              <w:marRight w:val="0"/>
                              <w:marTop w:val="0"/>
                              <w:marBottom w:val="0"/>
                              <w:divBdr>
                                <w:top w:val="none" w:sz="0" w:space="0" w:color="auto"/>
                                <w:left w:val="none" w:sz="0" w:space="0" w:color="auto"/>
                                <w:bottom w:val="none" w:sz="0" w:space="0" w:color="auto"/>
                                <w:right w:val="none" w:sz="0" w:space="0" w:color="auto"/>
                              </w:divBdr>
                              <w:divsChild>
                                <w:div w:id="1939949395">
                                  <w:marLeft w:val="0"/>
                                  <w:marRight w:val="0"/>
                                  <w:marTop w:val="0"/>
                                  <w:marBottom w:val="0"/>
                                  <w:divBdr>
                                    <w:top w:val="none" w:sz="0" w:space="0" w:color="auto"/>
                                    <w:left w:val="none" w:sz="0" w:space="0" w:color="auto"/>
                                    <w:bottom w:val="none" w:sz="0" w:space="0" w:color="auto"/>
                                    <w:right w:val="none" w:sz="0" w:space="0" w:color="auto"/>
                                  </w:divBdr>
                                  <w:divsChild>
                                    <w:div w:id="2012831774">
                                      <w:marLeft w:val="0"/>
                                      <w:marRight w:val="0"/>
                                      <w:marTop w:val="0"/>
                                      <w:marBottom w:val="0"/>
                                      <w:divBdr>
                                        <w:top w:val="none" w:sz="0" w:space="0" w:color="auto"/>
                                        <w:left w:val="none" w:sz="0" w:space="0" w:color="auto"/>
                                        <w:bottom w:val="none" w:sz="0" w:space="0" w:color="auto"/>
                                        <w:right w:val="none" w:sz="0" w:space="0" w:color="auto"/>
                                      </w:divBdr>
                                      <w:divsChild>
                                        <w:div w:id="2019693566">
                                          <w:marLeft w:val="0"/>
                                          <w:marRight w:val="0"/>
                                          <w:marTop w:val="0"/>
                                          <w:marBottom w:val="0"/>
                                          <w:divBdr>
                                            <w:top w:val="none" w:sz="0" w:space="0" w:color="auto"/>
                                            <w:left w:val="none" w:sz="0" w:space="0" w:color="auto"/>
                                            <w:bottom w:val="none" w:sz="0" w:space="0" w:color="auto"/>
                                            <w:right w:val="none" w:sz="0" w:space="0" w:color="auto"/>
                                          </w:divBdr>
                                          <w:divsChild>
                                            <w:div w:id="1781146575">
                                              <w:marLeft w:val="0"/>
                                              <w:marRight w:val="0"/>
                                              <w:marTop w:val="0"/>
                                              <w:marBottom w:val="0"/>
                                              <w:divBdr>
                                                <w:top w:val="none" w:sz="0" w:space="0" w:color="auto"/>
                                                <w:left w:val="none" w:sz="0" w:space="0" w:color="auto"/>
                                                <w:bottom w:val="none" w:sz="0" w:space="0" w:color="auto"/>
                                                <w:right w:val="none" w:sz="0" w:space="0" w:color="auto"/>
                                              </w:divBdr>
                                            </w:div>
                                            <w:div w:id="70009937">
                                              <w:marLeft w:val="0"/>
                                              <w:marRight w:val="0"/>
                                              <w:marTop w:val="270"/>
                                              <w:marBottom w:val="0"/>
                                              <w:divBdr>
                                                <w:top w:val="none" w:sz="0" w:space="0" w:color="auto"/>
                                                <w:left w:val="none" w:sz="0" w:space="0" w:color="auto"/>
                                                <w:bottom w:val="none" w:sz="0" w:space="0" w:color="auto"/>
                                                <w:right w:val="none" w:sz="0" w:space="0" w:color="auto"/>
                                              </w:divBdr>
                                              <w:divsChild>
                                                <w:div w:id="507988050">
                                                  <w:marLeft w:val="0"/>
                                                  <w:marRight w:val="0"/>
                                                  <w:marTop w:val="0"/>
                                                  <w:marBottom w:val="0"/>
                                                  <w:divBdr>
                                                    <w:top w:val="none" w:sz="0" w:space="0" w:color="auto"/>
                                                    <w:left w:val="none" w:sz="0" w:space="0" w:color="auto"/>
                                                    <w:bottom w:val="none" w:sz="0" w:space="0" w:color="auto"/>
                                                    <w:right w:val="none" w:sz="0" w:space="0" w:color="auto"/>
                                                  </w:divBdr>
                                                  <w:divsChild>
                                                    <w:div w:id="1149588690">
                                                      <w:marLeft w:val="0"/>
                                                      <w:marRight w:val="0"/>
                                                      <w:marTop w:val="0"/>
                                                      <w:marBottom w:val="0"/>
                                                      <w:divBdr>
                                                        <w:top w:val="none" w:sz="0" w:space="0" w:color="auto"/>
                                                        <w:left w:val="none" w:sz="0" w:space="0" w:color="auto"/>
                                                        <w:bottom w:val="none" w:sz="0" w:space="0" w:color="auto"/>
                                                        <w:right w:val="none" w:sz="0" w:space="0" w:color="auto"/>
                                                      </w:divBdr>
                                                      <w:divsChild>
                                                        <w:div w:id="1202354890">
                                                          <w:marLeft w:val="0"/>
                                                          <w:marRight w:val="0"/>
                                                          <w:marTop w:val="75"/>
                                                          <w:marBottom w:val="75"/>
                                                          <w:divBdr>
                                                            <w:top w:val="none" w:sz="0" w:space="0" w:color="auto"/>
                                                            <w:left w:val="none" w:sz="0" w:space="0" w:color="auto"/>
                                                            <w:bottom w:val="none" w:sz="0" w:space="0" w:color="auto"/>
                                                            <w:right w:val="none" w:sz="0" w:space="0" w:color="auto"/>
                                                          </w:divBdr>
                                                        </w:div>
                                                        <w:div w:id="1605724603">
                                                          <w:marLeft w:val="0"/>
                                                          <w:marRight w:val="0"/>
                                                          <w:marTop w:val="0"/>
                                                          <w:marBottom w:val="0"/>
                                                          <w:divBdr>
                                                            <w:top w:val="none" w:sz="0" w:space="0" w:color="auto"/>
                                                            <w:left w:val="none" w:sz="0" w:space="0" w:color="auto"/>
                                                            <w:bottom w:val="none" w:sz="0" w:space="0" w:color="auto"/>
                                                            <w:right w:val="none" w:sz="0" w:space="0" w:color="auto"/>
                                                          </w:divBdr>
                                                          <w:divsChild>
                                                            <w:div w:id="1811707755">
                                                              <w:marLeft w:val="0"/>
                                                              <w:marRight w:val="0"/>
                                                              <w:marTop w:val="0"/>
                                                              <w:marBottom w:val="0"/>
                                                              <w:divBdr>
                                                                <w:top w:val="none" w:sz="0" w:space="0" w:color="auto"/>
                                                                <w:left w:val="none" w:sz="0" w:space="0" w:color="auto"/>
                                                                <w:bottom w:val="none" w:sz="0" w:space="0" w:color="auto"/>
                                                                <w:right w:val="none" w:sz="0" w:space="0" w:color="auto"/>
                                                              </w:divBdr>
                                                              <w:divsChild>
                                                                <w:div w:id="11648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8571261">
                          <w:marLeft w:val="0"/>
                          <w:marRight w:val="0"/>
                          <w:marTop w:val="0"/>
                          <w:marBottom w:val="0"/>
                          <w:divBdr>
                            <w:top w:val="none" w:sz="0" w:space="0" w:color="auto"/>
                            <w:left w:val="none" w:sz="0" w:space="0" w:color="auto"/>
                            <w:bottom w:val="none" w:sz="0" w:space="0" w:color="auto"/>
                            <w:right w:val="none" w:sz="0" w:space="0" w:color="auto"/>
                          </w:divBdr>
                          <w:divsChild>
                            <w:div w:id="871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7002">
                      <w:marLeft w:val="0"/>
                      <w:marRight w:val="0"/>
                      <w:marTop w:val="0"/>
                      <w:marBottom w:val="990"/>
                      <w:divBdr>
                        <w:top w:val="none" w:sz="0" w:space="0" w:color="auto"/>
                        <w:left w:val="none" w:sz="0" w:space="0" w:color="auto"/>
                        <w:bottom w:val="none" w:sz="0" w:space="0" w:color="auto"/>
                        <w:right w:val="none" w:sz="0" w:space="0" w:color="auto"/>
                      </w:divBdr>
                      <w:divsChild>
                        <w:div w:id="412631476">
                          <w:marLeft w:val="0"/>
                          <w:marRight w:val="0"/>
                          <w:marTop w:val="0"/>
                          <w:marBottom w:val="0"/>
                          <w:divBdr>
                            <w:top w:val="none" w:sz="0" w:space="0" w:color="auto"/>
                            <w:left w:val="none" w:sz="0" w:space="0" w:color="auto"/>
                            <w:bottom w:val="none" w:sz="0" w:space="0" w:color="auto"/>
                            <w:right w:val="none" w:sz="0" w:space="0" w:color="auto"/>
                          </w:divBdr>
                          <w:divsChild>
                            <w:div w:id="250743423">
                              <w:marLeft w:val="0"/>
                              <w:marRight w:val="0"/>
                              <w:marTop w:val="0"/>
                              <w:marBottom w:val="0"/>
                              <w:divBdr>
                                <w:top w:val="none" w:sz="0" w:space="0" w:color="auto"/>
                                <w:left w:val="none" w:sz="0" w:space="0" w:color="auto"/>
                                <w:bottom w:val="none" w:sz="0" w:space="0" w:color="auto"/>
                                <w:right w:val="none" w:sz="0" w:space="0" w:color="auto"/>
                              </w:divBdr>
                              <w:divsChild>
                                <w:div w:id="1088383120">
                                  <w:marLeft w:val="0"/>
                                  <w:marRight w:val="0"/>
                                  <w:marTop w:val="0"/>
                                  <w:marBottom w:val="0"/>
                                  <w:divBdr>
                                    <w:top w:val="none" w:sz="0" w:space="0" w:color="auto"/>
                                    <w:left w:val="none" w:sz="0" w:space="0" w:color="auto"/>
                                    <w:bottom w:val="none" w:sz="0" w:space="0" w:color="auto"/>
                                    <w:right w:val="none" w:sz="0" w:space="0" w:color="auto"/>
                                  </w:divBdr>
                                  <w:divsChild>
                                    <w:div w:id="4514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79402">
                              <w:marLeft w:val="0"/>
                              <w:marRight w:val="0"/>
                              <w:marTop w:val="0"/>
                              <w:marBottom w:val="0"/>
                              <w:divBdr>
                                <w:top w:val="none" w:sz="0" w:space="0" w:color="auto"/>
                                <w:left w:val="none" w:sz="0" w:space="0" w:color="auto"/>
                                <w:bottom w:val="none" w:sz="0" w:space="0" w:color="auto"/>
                                <w:right w:val="none" w:sz="0" w:space="0" w:color="auto"/>
                              </w:divBdr>
                              <w:divsChild>
                                <w:div w:id="1337079613">
                                  <w:marLeft w:val="0"/>
                                  <w:marRight w:val="0"/>
                                  <w:marTop w:val="0"/>
                                  <w:marBottom w:val="0"/>
                                  <w:divBdr>
                                    <w:top w:val="none" w:sz="0" w:space="0" w:color="auto"/>
                                    <w:left w:val="none" w:sz="0" w:space="0" w:color="auto"/>
                                    <w:bottom w:val="none" w:sz="0" w:space="0" w:color="auto"/>
                                    <w:right w:val="none" w:sz="0" w:space="0" w:color="auto"/>
                                  </w:divBdr>
                                  <w:divsChild>
                                    <w:div w:id="1477995406">
                                      <w:marLeft w:val="0"/>
                                      <w:marRight w:val="0"/>
                                      <w:marTop w:val="0"/>
                                      <w:marBottom w:val="0"/>
                                      <w:divBdr>
                                        <w:top w:val="none" w:sz="0" w:space="0" w:color="auto"/>
                                        <w:left w:val="none" w:sz="0" w:space="0" w:color="auto"/>
                                        <w:bottom w:val="none" w:sz="0" w:space="0" w:color="auto"/>
                                        <w:right w:val="none" w:sz="0" w:space="0" w:color="auto"/>
                                      </w:divBdr>
                                      <w:divsChild>
                                        <w:div w:id="554774420">
                                          <w:marLeft w:val="0"/>
                                          <w:marRight w:val="0"/>
                                          <w:marTop w:val="0"/>
                                          <w:marBottom w:val="0"/>
                                          <w:divBdr>
                                            <w:top w:val="none" w:sz="0" w:space="0" w:color="auto"/>
                                            <w:left w:val="none" w:sz="0" w:space="0" w:color="auto"/>
                                            <w:bottom w:val="none" w:sz="0" w:space="0" w:color="auto"/>
                                            <w:right w:val="none" w:sz="0" w:space="0" w:color="auto"/>
                                          </w:divBdr>
                                          <w:divsChild>
                                            <w:div w:id="797452398">
                                              <w:marLeft w:val="0"/>
                                              <w:marRight w:val="0"/>
                                              <w:marTop w:val="0"/>
                                              <w:marBottom w:val="0"/>
                                              <w:divBdr>
                                                <w:top w:val="none" w:sz="0" w:space="0" w:color="auto"/>
                                                <w:left w:val="none" w:sz="0" w:space="0" w:color="auto"/>
                                                <w:bottom w:val="none" w:sz="0" w:space="0" w:color="auto"/>
                                                <w:right w:val="none" w:sz="0" w:space="0" w:color="auto"/>
                                              </w:divBdr>
                                            </w:div>
                                            <w:div w:id="1265305107">
                                              <w:marLeft w:val="0"/>
                                              <w:marRight w:val="0"/>
                                              <w:marTop w:val="270"/>
                                              <w:marBottom w:val="0"/>
                                              <w:divBdr>
                                                <w:top w:val="none" w:sz="0" w:space="0" w:color="auto"/>
                                                <w:left w:val="none" w:sz="0" w:space="0" w:color="auto"/>
                                                <w:bottom w:val="none" w:sz="0" w:space="0" w:color="auto"/>
                                                <w:right w:val="none" w:sz="0" w:space="0" w:color="auto"/>
                                              </w:divBdr>
                                              <w:divsChild>
                                                <w:div w:id="2010211197">
                                                  <w:marLeft w:val="0"/>
                                                  <w:marRight w:val="0"/>
                                                  <w:marTop w:val="0"/>
                                                  <w:marBottom w:val="0"/>
                                                  <w:divBdr>
                                                    <w:top w:val="none" w:sz="0" w:space="0" w:color="auto"/>
                                                    <w:left w:val="none" w:sz="0" w:space="0" w:color="auto"/>
                                                    <w:bottom w:val="none" w:sz="0" w:space="0" w:color="auto"/>
                                                    <w:right w:val="none" w:sz="0" w:space="0" w:color="auto"/>
                                                  </w:divBdr>
                                                  <w:divsChild>
                                                    <w:div w:id="461387156">
                                                      <w:marLeft w:val="0"/>
                                                      <w:marRight w:val="0"/>
                                                      <w:marTop w:val="0"/>
                                                      <w:marBottom w:val="0"/>
                                                      <w:divBdr>
                                                        <w:top w:val="none" w:sz="0" w:space="0" w:color="auto"/>
                                                        <w:left w:val="none" w:sz="0" w:space="0" w:color="auto"/>
                                                        <w:bottom w:val="none" w:sz="0" w:space="0" w:color="auto"/>
                                                        <w:right w:val="none" w:sz="0" w:space="0" w:color="auto"/>
                                                      </w:divBdr>
                                                      <w:divsChild>
                                                        <w:div w:id="380246655">
                                                          <w:marLeft w:val="0"/>
                                                          <w:marRight w:val="0"/>
                                                          <w:marTop w:val="75"/>
                                                          <w:marBottom w:val="75"/>
                                                          <w:divBdr>
                                                            <w:top w:val="none" w:sz="0" w:space="0" w:color="auto"/>
                                                            <w:left w:val="none" w:sz="0" w:space="0" w:color="auto"/>
                                                            <w:bottom w:val="none" w:sz="0" w:space="0" w:color="auto"/>
                                                            <w:right w:val="none" w:sz="0" w:space="0" w:color="auto"/>
                                                          </w:divBdr>
                                                        </w:div>
                                                        <w:div w:id="1322151117">
                                                          <w:marLeft w:val="0"/>
                                                          <w:marRight w:val="0"/>
                                                          <w:marTop w:val="0"/>
                                                          <w:marBottom w:val="0"/>
                                                          <w:divBdr>
                                                            <w:top w:val="none" w:sz="0" w:space="0" w:color="auto"/>
                                                            <w:left w:val="none" w:sz="0" w:space="0" w:color="auto"/>
                                                            <w:bottom w:val="none" w:sz="0" w:space="0" w:color="auto"/>
                                                            <w:right w:val="none" w:sz="0" w:space="0" w:color="auto"/>
                                                          </w:divBdr>
                                                          <w:divsChild>
                                                            <w:div w:id="318970714">
                                                              <w:marLeft w:val="0"/>
                                                              <w:marRight w:val="0"/>
                                                              <w:marTop w:val="0"/>
                                                              <w:marBottom w:val="0"/>
                                                              <w:divBdr>
                                                                <w:top w:val="none" w:sz="0" w:space="0" w:color="auto"/>
                                                                <w:left w:val="none" w:sz="0" w:space="0" w:color="auto"/>
                                                                <w:bottom w:val="none" w:sz="0" w:space="0" w:color="auto"/>
                                                                <w:right w:val="none" w:sz="0" w:space="0" w:color="auto"/>
                                                              </w:divBdr>
                                                              <w:divsChild>
                                                                <w:div w:id="2550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830261">
                          <w:marLeft w:val="0"/>
                          <w:marRight w:val="0"/>
                          <w:marTop w:val="0"/>
                          <w:marBottom w:val="0"/>
                          <w:divBdr>
                            <w:top w:val="none" w:sz="0" w:space="0" w:color="auto"/>
                            <w:left w:val="none" w:sz="0" w:space="0" w:color="auto"/>
                            <w:bottom w:val="none" w:sz="0" w:space="0" w:color="auto"/>
                            <w:right w:val="none" w:sz="0" w:space="0" w:color="auto"/>
                          </w:divBdr>
                          <w:divsChild>
                            <w:div w:id="9790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963">
                      <w:marLeft w:val="0"/>
                      <w:marRight w:val="0"/>
                      <w:marTop w:val="0"/>
                      <w:marBottom w:val="990"/>
                      <w:divBdr>
                        <w:top w:val="none" w:sz="0" w:space="0" w:color="auto"/>
                        <w:left w:val="none" w:sz="0" w:space="0" w:color="auto"/>
                        <w:bottom w:val="none" w:sz="0" w:space="0" w:color="auto"/>
                        <w:right w:val="none" w:sz="0" w:space="0" w:color="auto"/>
                      </w:divBdr>
                      <w:divsChild>
                        <w:div w:id="947784423">
                          <w:marLeft w:val="0"/>
                          <w:marRight w:val="0"/>
                          <w:marTop w:val="0"/>
                          <w:marBottom w:val="0"/>
                          <w:divBdr>
                            <w:top w:val="none" w:sz="0" w:space="0" w:color="auto"/>
                            <w:left w:val="none" w:sz="0" w:space="0" w:color="auto"/>
                            <w:bottom w:val="none" w:sz="0" w:space="0" w:color="auto"/>
                            <w:right w:val="none" w:sz="0" w:space="0" w:color="auto"/>
                          </w:divBdr>
                          <w:divsChild>
                            <w:div w:id="290669628">
                              <w:marLeft w:val="0"/>
                              <w:marRight w:val="0"/>
                              <w:marTop w:val="0"/>
                              <w:marBottom w:val="0"/>
                              <w:divBdr>
                                <w:top w:val="none" w:sz="0" w:space="0" w:color="auto"/>
                                <w:left w:val="none" w:sz="0" w:space="0" w:color="auto"/>
                                <w:bottom w:val="none" w:sz="0" w:space="0" w:color="auto"/>
                                <w:right w:val="none" w:sz="0" w:space="0" w:color="auto"/>
                              </w:divBdr>
                              <w:divsChild>
                                <w:div w:id="1287814310">
                                  <w:marLeft w:val="0"/>
                                  <w:marRight w:val="0"/>
                                  <w:marTop w:val="0"/>
                                  <w:marBottom w:val="0"/>
                                  <w:divBdr>
                                    <w:top w:val="none" w:sz="0" w:space="0" w:color="auto"/>
                                    <w:left w:val="none" w:sz="0" w:space="0" w:color="auto"/>
                                    <w:bottom w:val="none" w:sz="0" w:space="0" w:color="auto"/>
                                    <w:right w:val="none" w:sz="0" w:space="0" w:color="auto"/>
                                  </w:divBdr>
                                  <w:divsChild>
                                    <w:div w:id="13811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2648">
                              <w:marLeft w:val="0"/>
                              <w:marRight w:val="0"/>
                              <w:marTop w:val="0"/>
                              <w:marBottom w:val="0"/>
                              <w:divBdr>
                                <w:top w:val="none" w:sz="0" w:space="0" w:color="auto"/>
                                <w:left w:val="none" w:sz="0" w:space="0" w:color="auto"/>
                                <w:bottom w:val="none" w:sz="0" w:space="0" w:color="auto"/>
                                <w:right w:val="none" w:sz="0" w:space="0" w:color="auto"/>
                              </w:divBdr>
                              <w:divsChild>
                                <w:div w:id="1839886885">
                                  <w:marLeft w:val="0"/>
                                  <w:marRight w:val="0"/>
                                  <w:marTop w:val="0"/>
                                  <w:marBottom w:val="0"/>
                                  <w:divBdr>
                                    <w:top w:val="none" w:sz="0" w:space="0" w:color="auto"/>
                                    <w:left w:val="none" w:sz="0" w:space="0" w:color="auto"/>
                                    <w:bottom w:val="none" w:sz="0" w:space="0" w:color="auto"/>
                                    <w:right w:val="none" w:sz="0" w:space="0" w:color="auto"/>
                                  </w:divBdr>
                                  <w:divsChild>
                                    <w:div w:id="1418357784">
                                      <w:marLeft w:val="0"/>
                                      <w:marRight w:val="0"/>
                                      <w:marTop w:val="0"/>
                                      <w:marBottom w:val="0"/>
                                      <w:divBdr>
                                        <w:top w:val="none" w:sz="0" w:space="0" w:color="auto"/>
                                        <w:left w:val="none" w:sz="0" w:space="0" w:color="auto"/>
                                        <w:bottom w:val="none" w:sz="0" w:space="0" w:color="auto"/>
                                        <w:right w:val="none" w:sz="0" w:space="0" w:color="auto"/>
                                      </w:divBdr>
                                      <w:divsChild>
                                        <w:div w:id="1064789602">
                                          <w:marLeft w:val="0"/>
                                          <w:marRight w:val="0"/>
                                          <w:marTop w:val="0"/>
                                          <w:marBottom w:val="0"/>
                                          <w:divBdr>
                                            <w:top w:val="none" w:sz="0" w:space="0" w:color="auto"/>
                                            <w:left w:val="none" w:sz="0" w:space="0" w:color="auto"/>
                                            <w:bottom w:val="none" w:sz="0" w:space="0" w:color="auto"/>
                                            <w:right w:val="none" w:sz="0" w:space="0" w:color="auto"/>
                                          </w:divBdr>
                                          <w:divsChild>
                                            <w:div w:id="1422142449">
                                              <w:marLeft w:val="0"/>
                                              <w:marRight w:val="0"/>
                                              <w:marTop w:val="0"/>
                                              <w:marBottom w:val="0"/>
                                              <w:divBdr>
                                                <w:top w:val="none" w:sz="0" w:space="0" w:color="auto"/>
                                                <w:left w:val="none" w:sz="0" w:space="0" w:color="auto"/>
                                                <w:bottom w:val="none" w:sz="0" w:space="0" w:color="auto"/>
                                                <w:right w:val="none" w:sz="0" w:space="0" w:color="auto"/>
                                              </w:divBdr>
                                            </w:div>
                                            <w:div w:id="1985037055">
                                              <w:marLeft w:val="0"/>
                                              <w:marRight w:val="0"/>
                                              <w:marTop w:val="270"/>
                                              <w:marBottom w:val="0"/>
                                              <w:divBdr>
                                                <w:top w:val="none" w:sz="0" w:space="0" w:color="auto"/>
                                                <w:left w:val="none" w:sz="0" w:space="0" w:color="auto"/>
                                                <w:bottom w:val="none" w:sz="0" w:space="0" w:color="auto"/>
                                                <w:right w:val="none" w:sz="0" w:space="0" w:color="auto"/>
                                              </w:divBdr>
                                              <w:divsChild>
                                                <w:div w:id="122769196">
                                                  <w:marLeft w:val="0"/>
                                                  <w:marRight w:val="0"/>
                                                  <w:marTop w:val="0"/>
                                                  <w:marBottom w:val="0"/>
                                                  <w:divBdr>
                                                    <w:top w:val="none" w:sz="0" w:space="0" w:color="auto"/>
                                                    <w:left w:val="none" w:sz="0" w:space="0" w:color="auto"/>
                                                    <w:bottom w:val="none" w:sz="0" w:space="0" w:color="auto"/>
                                                    <w:right w:val="none" w:sz="0" w:space="0" w:color="auto"/>
                                                  </w:divBdr>
                                                  <w:divsChild>
                                                    <w:div w:id="1909726821">
                                                      <w:marLeft w:val="0"/>
                                                      <w:marRight w:val="0"/>
                                                      <w:marTop w:val="0"/>
                                                      <w:marBottom w:val="0"/>
                                                      <w:divBdr>
                                                        <w:top w:val="none" w:sz="0" w:space="0" w:color="auto"/>
                                                        <w:left w:val="none" w:sz="0" w:space="0" w:color="auto"/>
                                                        <w:bottom w:val="none" w:sz="0" w:space="0" w:color="auto"/>
                                                        <w:right w:val="none" w:sz="0" w:space="0" w:color="auto"/>
                                                      </w:divBdr>
                                                      <w:divsChild>
                                                        <w:div w:id="1205750405">
                                                          <w:marLeft w:val="0"/>
                                                          <w:marRight w:val="0"/>
                                                          <w:marTop w:val="75"/>
                                                          <w:marBottom w:val="75"/>
                                                          <w:divBdr>
                                                            <w:top w:val="none" w:sz="0" w:space="0" w:color="auto"/>
                                                            <w:left w:val="none" w:sz="0" w:space="0" w:color="auto"/>
                                                            <w:bottom w:val="none" w:sz="0" w:space="0" w:color="auto"/>
                                                            <w:right w:val="none" w:sz="0" w:space="0" w:color="auto"/>
                                                          </w:divBdr>
                                                        </w:div>
                                                        <w:div w:id="1629360596">
                                                          <w:marLeft w:val="0"/>
                                                          <w:marRight w:val="0"/>
                                                          <w:marTop w:val="0"/>
                                                          <w:marBottom w:val="0"/>
                                                          <w:divBdr>
                                                            <w:top w:val="none" w:sz="0" w:space="0" w:color="auto"/>
                                                            <w:left w:val="none" w:sz="0" w:space="0" w:color="auto"/>
                                                            <w:bottom w:val="none" w:sz="0" w:space="0" w:color="auto"/>
                                                            <w:right w:val="none" w:sz="0" w:space="0" w:color="auto"/>
                                                          </w:divBdr>
                                                          <w:divsChild>
                                                            <w:div w:id="120806469">
                                                              <w:marLeft w:val="0"/>
                                                              <w:marRight w:val="0"/>
                                                              <w:marTop w:val="0"/>
                                                              <w:marBottom w:val="0"/>
                                                              <w:divBdr>
                                                                <w:top w:val="none" w:sz="0" w:space="0" w:color="auto"/>
                                                                <w:left w:val="none" w:sz="0" w:space="0" w:color="auto"/>
                                                                <w:bottom w:val="none" w:sz="0" w:space="0" w:color="auto"/>
                                                                <w:right w:val="none" w:sz="0" w:space="0" w:color="auto"/>
                                                              </w:divBdr>
                                                              <w:divsChild>
                                                                <w:div w:id="17146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339480">
                          <w:marLeft w:val="0"/>
                          <w:marRight w:val="0"/>
                          <w:marTop w:val="0"/>
                          <w:marBottom w:val="0"/>
                          <w:divBdr>
                            <w:top w:val="none" w:sz="0" w:space="0" w:color="auto"/>
                            <w:left w:val="none" w:sz="0" w:space="0" w:color="auto"/>
                            <w:bottom w:val="none" w:sz="0" w:space="0" w:color="auto"/>
                            <w:right w:val="none" w:sz="0" w:space="0" w:color="auto"/>
                          </w:divBdr>
                          <w:divsChild>
                            <w:div w:id="11119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5836">
                      <w:marLeft w:val="0"/>
                      <w:marRight w:val="0"/>
                      <w:marTop w:val="0"/>
                      <w:marBottom w:val="990"/>
                      <w:divBdr>
                        <w:top w:val="none" w:sz="0" w:space="0" w:color="auto"/>
                        <w:left w:val="none" w:sz="0" w:space="0" w:color="auto"/>
                        <w:bottom w:val="none" w:sz="0" w:space="0" w:color="auto"/>
                        <w:right w:val="none" w:sz="0" w:space="0" w:color="auto"/>
                      </w:divBdr>
                      <w:divsChild>
                        <w:div w:id="1931085863">
                          <w:marLeft w:val="0"/>
                          <w:marRight w:val="0"/>
                          <w:marTop w:val="0"/>
                          <w:marBottom w:val="0"/>
                          <w:divBdr>
                            <w:top w:val="none" w:sz="0" w:space="0" w:color="auto"/>
                            <w:left w:val="none" w:sz="0" w:space="0" w:color="auto"/>
                            <w:bottom w:val="none" w:sz="0" w:space="0" w:color="auto"/>
                            <w:right w:val="none" w:sz="0" w:space="0" w:color="auto"/>
                          </w:divBdr>
                          <w:divsChild>
                            <w:div w:id="999037799">
                              <w:marLeft w:val="0"/>
                              <w:marRight w:val="0"/>
                              <w:marTop w:val="0"/>
                              <w:marBottom w:val="0"/>
                              <w:divBdr>
                                <w:top w:val="none" w:sz="0" w:space="0" w:color="auto"/>
                                <w:left w:val="none" w:sz="0" w:space="0" w:color="auto"/>
                                <w:bottom w:val="none" w:sz="0" w:space="0" w:color="auto"/>
                                <w:right w:val="none" w:sz="0" w:space="0" w:color="auto"/>
                              </w:divBdr>
                              <w:divsChild>
                                <w:div w:id="1624848383">
                                  <w:marLeft w:val="0"/>
                                  <w:marRight w:val="0"/>
                                  <w:marTop w:val="0"/>
                                  <w:marBottom w:val="0"/>
                                  <w:divBdr>
                                    <w:top w:val="none" w:sz="0" w:space="0" w:color="auto"/>
                                    <w:left w:val="none" w:sz="0" w:space="0" w:color="auto"/>
                                    <w:bottom w:val="none" w:sz="0" w:space="0" w:color="auto"/>
                                    <w:right w:val="none" w:sz="0" w:space="0" w:color="auto"/>
                                  </w:divBdr>
                                  <w:divsChild>
                                    <w:div w:id="2075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197">
                              <w:marLeft w:val="0"/>
                              <w:marRight w:val="0"/>
                              <w:marTop w:val="0"/>
                              <w:marBottom w:val="0"/>
                              <w:divBdr>
                                <w:top w:val="none" w:sz="0" w:space="0" w:color="auto"/>
                                <w:left w:val="none" w:sz="0" w:space="0" w:color="auto"/>
                                <w:bottom w:val="none" w:sz="0" w:space="0" w:color="auto"/>
                                <w:right w:val="none" w:sz="0" w:space="0" w:color="auto"/>
                              </w:divBdr>
                              <w:divsChild>
                                <w:div w:id="1689989735">
                                  <w:marLeft w:val="0"/>
                                  <w:marRight w:val="0"/>
                                  <w:marTop w:val="0"/>
                                  <w:marBottom w:val="0"/>
                                  <w:divBdr>
                                    <w:top w:val="none" w:sz="0" w:space="0" w:color="auto"/>
                                    <w:left w:val="none" w:sz="0" w:space="0" w:color="auto"/>
                                    <w:bottom w:val="none" w:sz="0" w:space="0" w:color="auto"/>
                                    <w:right w:val="none" w:sz="0" w:space="0" w:color="auto"/>
                                  </w:divBdr>
                                  <w:divsChild>
                                    <w:div w:id="2125924372">
                                      <w:marLeft w:val="0"/>
                                      <w:marRight w:val="0"/>
                                      <w:marTop w:val="0"/>
                                      <w:marBottom w:val="0"/>
                                      <w:divBdr>
                                        <w:top w:val="none" w:sz="0" w:space="0" w:color="auto"/>
                                        <w:left w:val="none" w:sz="0" w:space="0" w:color="auto"/>
                                        <w:bottom w:val="none" w:sz="0" w:space="0" w:color="auto"/>
                                        <w:right w:val="none" w:sz="0" w:space="0" w:color="auto"/>
                                      </w:divBdr>
                                      <w:divsChild>
                                        <w:div w:id="1713770912">
                                          <w:marLeft w:val="0"/>
                                          <w:marRight w:val="0"/>
                                          <w:marTop w:val="0"/>
                                          <w:marBottom w:val="0"/>
                                          <w:divBdr>
                                            <w:top w:val="none" w:sz="0" w:space="0" w:color="auto"/>
                                            <w:left w:val="none" w:sz="0" w:space="0" w:color="auto"/>
                                            <w:bottom w:val="none" w:sz="0" w:space="0" w:color="auto"/>
                                            <w:right w:val="none" w:sz="0" w:space="0" w:color="auto"/>
                                          </w:divBdr>
                                          <w:divsChild>
                                            <w:div w:id="907543675">
                                              <w:marLeft w:val="0"/>
                                              <w:marRight w:val="0"/>
                                              <w:marTop w:val="15"/>
                                              <w:marBottom w:val="240"/>
                                              <w:divBdr>
                                                <w:top w:val="none" w:sz="0" w:space="0" w:color="auto"/>
                                                <w:left w:val="none" w:sz="0" w:space="0" w:color="auto"/>
                                                <w:bottom w:val="none" w:sz="0" w:space="0" w:color="auto"/>
                                                <w:right w:val="none" w:sz="0" w:space="0" w:color="auto"/>
                                              </w:divBdr>
                                              <w:divsChild>
                                                <w:div w:id="520095048">
                                                  <w:marLeft w:val="0"/>
                                                  <w:marRight w:val="0"/>
                                                  <w:marTop w:val="0"/>
                                                  <w:marBottom w:val="0"/>
                                                  <w:divBdr>
                                                    <w:top w:val="none" w:sz="0" w:space="0" w:color="auto"/>
                                                    <w:left w:val="none" w:sz="0" w:space="0" w:color="auto"/>
                                                    <w:bottom w:val="none" w:sz="0" w:space="0" w:color="auto"/>
                                                    <w:right w:val="none" w:sz="0" w:space="0" w:color="auto"/>
                                                  </w:divBdr>
                                                  <w:divsChild>
                                                    <w:div w:id="7665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86826">
                                          <w:marLeft w:val="0"/>
                                          <w:marRight w:val="0"/>
                                          <w:marTop w:val="0"/>
                                          <w:marBottom w:val="0"/>
                                          <w:divBdr>
                                            <w:top w:val="none" w:sz="0" w:space="0" w:color="auto"/>
                                            <w:left w:val="none" w:sz="0" w:space="0" w:color="auto"/>
                                            <w:bottom w:val="none" w:sz="0" w:space="0" w:color="auto"/>
                                            <w:right w:val="none" w:sz="0" w:space="0" w:color="auto"/>
                                          </w:divBdr>
                                          <w:divsChild>
                                            <w:div w:id="181211263">
                                              <w:marLeft w:val="0"/>
                                              <w:marRight w:val="0"/>
                                              <w:marTop w:val="15"/>
                                              <w:marBottom w:val="240"/>
                                              <w:divBdr>
                                                <w:top w:val="none" w:sz="0" w:space="0" w:color="auto"/>
                                                <w:left w:val="none" w:sz="0" w:space="0" w:color="auto"/>
                                                <w:bottom w:val="none" w:sz="0" w:space="0" w:color="auto"/>
                                                <w:right w:val="none" w:sz="0" w:space="0" w:color="auto"/>
                                              </w:divBdr>
                                              <w:divsChild>
                                                <w:div w:id="1167474292">
                                                  <w:marLeft w:val="0"/>
                                                  <w:marRight w:val="0"/>
                                                  <w:marTop w:val="0"/>
                                                  <w:marBottom w:val="0"/>
                                                  <w:divBdr>
                                                    <w:top w:val="none" w:sz="0" w:space="0" w:color="auto"/>
                                                    <w:left w:val="none" w:sz="0" w:space="0" w:color="auto"/>
                                                    <w:bottom w:val="none" w:sz="0" w:space="0" w:color="auto"/>
                                                    <w:right w:val="none" w:sz="0" w:space="0" w:color="auto"/>
                                                  </w:divBdr>
                                                  <w:divsChild>
                                                    <w:div w:id="13197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2829">
                                          <w:marLeft w:val="0"/>
                                          <w:marRight w:val="0"/>
                                          <w:marTop w:val="0"/>
                                          <w:marBottom w:val="0"/>
                                          <w:divBdr>
                                            <w:top w:val="none" w:sz="0" w:space="0" w:color="auto"/>
                                            <w:left w:val="none" w:sz="0" w:space="0" w:color="auto"/>
                                            <w:bottom w:val="none" w:sz="0" w:space="0" w:color="auto"/>
                                            <w:right w:val="none" w:sz="0" w:space="0" w:color="auto"/>
                                          </w:divBdr>
                                          <w:divsChild>
                                            <w:div w:id="1076174195">
                                              <w:marLeft w:val="0"/>
                                              <w:marRight w:val="0"/>
                                              <w:marTop w:val="15"/>
                                              <w:marBottom w:val="240"/>
                                              <w:divBdr>
                                                <w:top w:val="none" w:sz="0" w:space="0" w:color="auto"/>
                                                <w:left w:val="none" w:sz="0" w:space="0" w:color="auto"/>
                                                <w:bottom w:val="none" w:sz="0" w:space="0" w:color="auto"/>
                                                <w:right w:val="none" w:sz="0" w:space="0" w:color="auto"/>
                                              </w:divBdr>
                                              <w:divsChild>
                                                <w:div w:id="269897482">
                                                  <w:marLeft w:val="0"/>
                                                  <w:marRight w:val="0"/>
                                                  <w:marTop w:val="0"/>
                                                  <w:marBottom w:val="0"/>
                                                  <w:divBdr>
                                                    <w:top w:val="none" w:sz="0" w:space="0" w:color="auto"/>
                                                    <w:left w:val="none" w:sz="0" w:space="0" w:color="auto"/>
                                                    <w:bottom w:val="none" w:sz="0" w:space="0" w:color="auto"/>
                                                    <w:right w:val="none" w:sz="0" w:space="0" w:color="auto"/>
                                                  </w:divBdr>
                                                  <w:divsChild>
                                                    <w:div w:id="18535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21363">
                                          <w:marLeft w:val="0"/>
                                          <w:marRight w:val="0"/>
                                          <w:marTop w:val="0"/>
                                          <w:marBottom w:val="0"/>
                                          <w:divBdr>
                                            <w:top w:val="none" w:sz="0" w:space="0" w:color="auto"/>
                                            <w:left w:val="none" w:sz="0" w:space="0" w:color="auto"/>
                                            <w:bottom w:val="none" w:sz="0" w:space="0" w:color="auto"/>
                                            <w:right w:val="none" w:sz="0" w:space="0" w:color="auto"/>
                                          </w:divBdr>
                                          <w:divsChild>
                                            <w:div w:id="1099450361">
                                              <w:marLeft w:val="0"/>
                                              <w:marRight w:val="0"/>
                                              <w:marTop w:val="15"/>
                                              <w:marBottom w:val="240"/>
                                              <w:divBdr>
                                                <w:top w:val="none" w:sz="0" w:space="0" w:color="auto"/>
                                                <w:left w:val="none" w:sz="0" w:space="0" w:color="auto"/>
                                                <w:bottom w:val="none" w:sz="0" w:space="0" w:color="auto"/>
                                                <w:right w:val="none" w:sz="0" w:space="0" w:color="auto"/>
                                              </w:divBdr>
                                              <w:divsChild>
                                                <w:div w:id="1895384287">
                                                  <w:marLeft w:val="0"/>
                                                  <w:marRight w:val="0"/>
                                                  <w:marTop w:val="0"/>
                                                  <w:marBottom w:val="0"/>
                                                  <w:divBdr>
                                                    <w:top w:val="none" w:sz="0" w:space="0" w:color="auto"/>
                                                    <w:left w:val="none" w:sz="0" w:space="0" w:color="auto"/>
                                                    <w:bottom w:val="none" w:sz="0" w:space="0" w:color="auto"/>
                                                    <w:right w:val="none" w:sz="0" w:space="0" w:color="auto"/>
                                                  </w:divBdr>
                                                  <w:divsChild>
                                                    <w:div w:id="11317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08890">
                                          <w:marLeft w:val="0"/>
                                          <w:marRight w:val="0"/>
                                          <w:marTop w:val="270"/>
                                          <w:marBottom w:val="0"/>
                                          <w:divBdr>
                                            <w:top w:val="none" w:sz="0" w:space="0" w:color="auto"/>
                                            <w:left w:val="none" w:sz="0" w:space="0" w:color="auto"/>
                                            <w:bottom w:val="none" w:sz="0" w:space="0" w:color="auto"/>
                                            <w:right w:val="none" w:sz="0" w:space="0" w:color="auto"/>
                                          </w:divBdr>
                                          <w:divsChild>
                                            <w:div w:id="1487355859">
                                              <w:marLeft w:val="0"/>
                                              <w:marRight w:val="0"/>
                                              <w:marTop w:val="0"/>
                                              <w:marBottom w:val="0"/>
                                              <w:divBdr>
                                                <w:top w:val="none" w:sz="0" w:space="0" w:color="auto"/>
                                                <w:left w:val="none" w:sz="0" w:space="0" w:color="auto"/>
                                                <w:bottom w:val="none" w:sz="0" w:space="0" w:color="auto"/>
                                                <w:right w:val="none" w:sz="0" w:space="0" w:color="auto"/>
                                              </w:divBdr>
                                              <w:divsChild>
                                                <w:div w:id="699554024">
                                                  <w:marLeft w:val="0"/>
                                                  <w:marRight w:val="0"/>
                                                  <w:marTop w:val="0"/>
                                                  <w:marBottom w:val="0"/>
                                                  <w:divBdr>
                                                    <w:top w:val="none" w:sz="0" w:space="0" w:color="auto"/>
                                                    <w:left w:val="none" w:sz="0" w:space="0" w:color="auto"/>
                                                    <w:bottom w:val="none" w:sz="0" w:space="0" w:color="auto"/>
                                                    <w:right w:val="none" w:sz="0" w:space="0" w:color="auto"/>
                                                  </w:divBdr>
                                                  <w:divsChild>
                                                    <w:div w:id="38089081">
                                                      <w:marLeft w:val="0"/>
                                                      <w:marRight w:val="0"/>
                                                      <w:marTop w:val="75"/>
                                                      <w:marBottom w:val="75"/>
                                                      <w:divBdr>
                                                        <w:top w:val="none" w:sz="0" w:space="0" w:color="auto"/>
                                                        <w:left w:val="none" w:sz="0" w:space="0" w:color="auto"/>
                                                        <w:bottom w:val="none" w:sz="0" w:space="0" w:color="auto"/>
                                                        <w:right w:val="none" w:sz="0" w:space="0" w:color="auto"/>
                                                      </w:divBdr>
                                                    </w:div>
                                                    <w:div w:id="1074351464">
                                                      <w:marLeft w:val="0"/>
                                                      <w:marRight w:val="0"/>
                                                      <w:marTop w:val="0"/>
                                                      <w:marBottom w:val="0"/>
                                                      <w:divBdr>
                                                        <w:top w:val="none" w:sz="0" w:space="0" w:color="auto"/>
                                                        <w:left w:val="none" w:sz="0" w:space="0" w:color="auto"/>
                                                        <w:bottom w:val="none" w:sz="0" w:space="0" w:color="auto"/>
                                                        <w:right w:val="none" w:sz="0" w:space="0" w:color="auto"/>
                                                      </w:divBdr>
                                                      <w:divsChild>
                                                        <w:div w:id="1592615571">
                                                          <w:marLeft w:val="0"/>
                                                          <w:marRight w:val="0"/>
                                                          <w:marTop w:val="0"/>
                                                          <w:marBottom w:val="0"/>
                                                          <w:divBdr>
                                                            <w:top w:val="none" w:sz="0" w:space="0" w:color="auto"/>
                                                            <w:left w:val="none" w:sz="0" w:space="0" w:color="auto"/>
                                                            <w:bottom w:val="none" w:sz="0" w:space="0" w:color="auto"/>
                                                            <w:right w:val="none" w:sz="0" w:space="0" w:color="auto"/>
                                                          </w:divBdr>
                                                          <w:divsChild>
                                                            <w:div w:id="2438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024776">
                          <w:marLeft w:val="0"/>
                          <w:marRight w:val="0"/>
                          <w:marTop w:val="0"/>
                          <w:marBottom w:val="0"/>
                          <w:divBdr>
                            <w:top w:val="none" w:sz="0" w:space="0" w:color="auto"/>
                            <w:left w:val="none" w:sz="0" w:space="0" w:color="auto"/>
                            <w:bottom w:val="none" w:sz="0" w:space="0" w:color="auto"/>
                            <w:right w:val="none" w:sz="0" w:space="0" w:color="auto"/>
                          </w:divBdr>
                          <w:divsChild>
                            <w:div w:id="13435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6871">
                      <w:marLeft w:val="0"/>
                      <w:marRight w:val="0"/>
                      <w:marTop w:val="0"/>
                      <w:marBottom w:val="990"/>
                      <w:divBdr>
                        <w:top w:val="none" w:sz="0" w:space="0" w:color="auto"/>
                        <w:left w:val="none" w:sz="0" w:space="0" w:color="auto"/>
                        <w:bottom w:val="none" w:sz="0" w:space="0" w:color="auto"/>
                        <w:right w:val="none" w:sz="0" w:space="0" w:color="auto"/>
                      </w:divBdr>
                      <w:divsChild>
                        <w:div w:id="1889491417">
                          <w:marLeft w:val="0"/>
                          <w:marRight w:val="0"/>
                          <w:marTop w:val="0"/>
                          <w:marBottom w:val="0"/>
                          <w:divBdr>
                            <w:top w:val="none" w:sz="0" w:space="0" w:color="auto"/>
                            <w:left w:val="none" w:sz="0" w:space="0" w:color="auto"/>
                            <w:bottom w:val="none" w:sz="0" w:space="0" w:color="auto"/>
                            <w:right w:val="none" w:sz="0" w:space="0" w:color="auto"/>
                          </w:divBdr>
                          <w:divsChild>
                            <w:div w:id="482552156">
                              <w:marLeft w:val="0"/>
                              <w:marRight w:val="0"/>
                              <w:marTop w:val="0"/>
                              <w:marBottom w:val="0"/>
                              <w:divBdr>
                                <w:top w:val="none" w:sz="0" w:space="0" w:color="auto"/>
                                <w:left w:val="none" w:sz="0" w:space="0" w:color="auto"/>
                                <w:bottom w:val="none" w:sz="0" w:space="0" w:color="auto"/>
                                <w:right w:val="none" w:sz="0" w:space="0" w:color="auto"/>
                              </w:divBdr>
                              <w:divsChild>
                                <w:div w:id="878709294">
                                  <w:marLeft w:val="0"/>
                                  <w:marRight w:val="0"/>
                                  <w:marTop w:val="0"/>
                                  <w:marBottom w:val="0"/>
                                  <w:divBdr>
                                    <w:top w:val="none" w:sz="0" w:space="0" w:color="auto"/>
                                    <w:left w:val="none" w:sz="0" w:space="0" w:color="auto"/>
                                    <w:bottom w:val="none" w:sz="0" w:space="0" w:color="auto"/>
                                    <w:right w:val="none" w:sz="0" w:space="0" w:color="auto"/>
                                  </w:divBdr>
                                  <w:divsChild>
                                    <w:div w:id="14431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8455">
                              <w:marLeft w:val="0"/>
                              <w:marRight w:val="0"/>
                              <w:marTop w:val="0"/>
                              <w:marBottom w:val="0"/>
                              <w:divBdr>
                                <w:top w:val="none" w:sz="0" w:space="0" w:color="auto"/>
                                <w:left w:val="none" w:sz="0" w:space="0" w:color="auto"/>
                                <w:bottom w:val="none" w:sz="0" w:space="0" w:color="auto"/>
                                <w:right w:val="none" w:sz="0" w:space="0" w:color="auto"/>
                              </w:divBdr>
                              <w:divsChild>
                                <w:div w:id="721027707">
                                  <w:marLeft w:val="0"/>
                                  <w:marRight w:val="0"/>
                                  <w:marTop w:val="0"/>
                                  <w:marBottom w:val="0"/>
                                  <w:divBdr>
                                    <w:top w:val="none" w:sz="0" w:space="0" w:color="auto"/>
                                    <w:left w:val="none" w:sz="0" w:space="0" w:color="auto"/>
                                    <w:bottom w:val="none" w:sz="0" w:space="0" w:color="auto"/>
                                    <w:right w:val="none" w:sz="0" w:space="0" w:color="auto"/>
                                  </w:divBdr>
                                  <w:divsChild>
                                    <w:div w:id="478116713">
                                      <w:marLeft w:val="0"/>
                                      <w:marRight w:val="0"/>
                                      <w:marTop w:val="0"/>
                                      <w:marBottom w:val="0"/>
                                      <w:divBdr>
                                        <w:top w:val="none" w:sz="0" w:space="0" w:color="auto"/>
                                        <w:left w:val="none" w:sz="0" w:space="0" w:color="auto"/>
                                        <w:bottom w:val="none" w:sz="0" w:space="0" w:color="auto"/>
                                        <w:right w:val="none" w:sz="0" w:space="0" w:color="auto"/>
                                      </w:divBdr>
                                      <w:divsChild>
                                        <w:div w:id="473524918">
                                          <w:marLeft w:val="0"/>
                                          <w:marRight w:val="0"/>
                                          <w:marTop w:val="0"/>
                                          <w:marBottom w:val="0"/>
                                          <w:divBdr>
                                            <w:top w:val="none" w:sz="0" w:space="0" w:color="auto"/>
                                            <w:left w:val="none" w:sz="0" w:space="0" w:color="auto"/>
                                            <w:bottom w:val="none" w:sz="0" w:space="0" w:color="auto"/>
                                            <w:right w:val="none" w:sz="0" w:space="0" w:color="auto"/>
                                          </w:divBdr>
                                          <w:divsChild>
                                            <w:div w:id="795101036">
                                              <w:marLeft w:val="0"/>
                                              <w:marRight w:val="0"/>
                                              <w:marTop w:val="15"/>
                                              <w:marBottom w:val="240"/>
                                              <w:divBdr>
                                                <w:top w:val="none" w:sz="0" w:space="0" w:color="auto"/>
                                                <w:left w:val="none" w:sz="0" w:space="0" w:color="auto"/>
                                                <w:bottom w:val="none" w:sz="0" w:space="0" w:color="auto"/>
                                                <w:right w:val="none" w:sz="0" w:space="0" w:color="auto"/>
                                              </w:divBdr>
                                              <w:divsChild>
                                                <w:div w:id="544294948">
                                                  <w:marLeft w:val="0"/>
                                                  <w:marRight w:val="0"/>
                                                  <w:marTop w:val="0"/>
                                                  <w:marBottom w:val="0"/>
                                                  <w:divBdr>
                                                    <w:top w:val="none" w:sz="0" w:space="0" w:color="auto"/>
                                                    <w:left w:val="none" w:sz="0" w:space="0" w:color="auto"/>
                                                    <w:bottom w:val="none" w:sz="0" w:space="0" w:color="auto"/>
                                                    <w:right w:val="none" w:sz="0" w:space="0" w:color="auto"/>
                                                  </w:divBdr>
                                                  <w:divsChild>
                                                    <w:div w:id="1503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8610">
                                          <w:marLeft w:val="0"/>
                                          <w:marRight w:val="0"/>
                                          <w:marTop w:val="0"/>
                                          <w:marBottom w:val="0"/>
                                          <w:divBdr>
                                            <w:top w:val="none" w:sz="0" w:space="0" w:color="auto"/>
                                            <w:left w:val="none" w:sz="0" w:space="0" w:color="auto"/>
                                            <w:bottom w:val="none" w:sz="0" w:space="0" w:color="auto"/>
                                            <w:right w:val="none" w:sz="0" w:space="0" w:color="auto"/>
                                          </w:divBdr>
                                          <w:divsChild>
                                            <w:div w:id="803694896">
                                              <w:marLeft w:val="0"/>
                                              <w:marRight w:val="0"/>
                                              <w:marTop w:val="15"/>
                                              <w:marBottom w:val="240"/>
                                              <w:divBdr>
                                                <w:top w:val="none" w:sz="0" w:space="0" w:color="auto"/>
                                                <w:left w:val="none" w:sz="0" w:space="0" w:color="auto"/>
                                                <w:bottom w:val="none" w:sz="0" w:space="0" w:color="auto"/>
                                                <w:right w:val="none" w:sz="0" w:space="0" w:color="auto"/>
                                              </w:divBdr>
                                              <w:divsChild>
                                                <w:div w:id="1271547006">
                                                  <w:marLeft w:val="0"/>
                                                  <w:marRight w:val="0"/>
                                                  <w:marTop w:val="0"/>
                                                  <w:marBottom w:val="0"/>
                                                  <w:divBdr>
                                                    <w:top w:val="none" w:sz="0" w:space="0" w:color="auto"/>
                                                    <w:left w:val="none" w:sz="0" w:space="0" w:color="auto"/>
                                                    <w:bottom w:val="none" w:sz="0" w:space="0" w:color="auto"/>
                                                    <w:right w:val="none" w:sz="0" w:space="0" w:color="auto"/>
                                                  </w:divBdr>
                                                  <w:divsChild>
                                                    <w:div w:id="11107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9490">
                                          <w:marLeft w:val="0"/>
                                          <w:marRight w:val="0"/>
                                          <w:marTop w:val="0"/>
                                          <w:marBottom w:val="0"/>
                                          <w:divBdr>
                                            <w:top w:val="none" w:sz="0" w:space="0" w:color="auto"/>
                                            <w:left w:val="none" w:sz="0" w:space="0" w:color="auto"/>
                                            <w:bottom w:val="none" w:sz="0" w:space="0" w:color="auto"/>
                                            <w:right w:val="none" w:sz="0" w:space="0" w:color="auto"/>
                                          </w:divBdr>
                                          <w:divsChild>
                                            <w:div w:id="1865552540">
                                              <w:marLeft w:val="0"/>
                                              <w:marRight w:val="0"/>
                                              <w:marTop w:val="15"/>
                                              <w:marBottom w:val="240"/>
                                              <w:divBdr>
                                                <w:top w:val="none" w:sz="0" w:space="0" w:color="auto"/>
                                                <w:left w:val="none" w:sz="0" w:space="0" w:color="auto"/>
                                                <w:bottom w:val="none" w:sz="0" w:space="0" w:color="auto"/>
                                                <w:right w:val="none" w:sz="0" w:space="0" w:color="auto"/>
                                              </w:divBdr>
                                              <w:divsChild>
                                                <w:div w:id="582109666">
                                                  <w:marLeft w:val="0"/>
                                                  <w:marRight w:val="0"/>
                                                  <w:marTop w:val="0"/>
                                                  <w:marBottom w:val="0"/>
                                                  <w:divBdr>
                                                    <w:top w:val="none" w:sz="0" w:space="0" w:color="auto"/>
                                                    <w:left w:val="none" w:sz="0" w:space="0" w:color="auto"/>
                                                    <w:bottom w:val="none" w:sz="0" w:space="0" w:color="auto"/>
                                                    <w:right w:val="none" w:sz="0" w:space="0" w:color="auto"/>
                                                  </w:divBdr>
                                                  <w:divsChild>
                                                    <w:div w:id="7361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1503">
                                          <w:marLeft w:val="0"/>
                                          <w:marRight w:val="0"/>
                                          <w:marTop w:val="0"/>
                                          <w:marBottom w:val="0"/>
                                          <w:divBdr>
                                            <w:top w:val="none" w:sz="0" w:space="0" w:color="auto"/>
                                            <w:left w:val="none" w:sz="0" w:space="0" w:color="auto"/>
                                            <w:bottom w:val="none" w:sz="0" w:space="0" w:color="auto"/>
                                            <w:right w:val="none" w:sz="0" w:space="0" w:color="auto"/>
                                          </w:divBdr>
                                          <w:divsChild>
                                            <w:div w:id="1006639130">
                                              <w:marLeft w:val="0"/>
                                              <w:marRight w:val="0"/>
                                              <w:marTop w:val="15"/>
                                              <w:marBottom w:val="240"/>
                                              <w:divBdr>
                                                <w:top w:val="none" w:sz="0" w:space="0" w:color="auto"/>
                                                <w:left w:val="none" w:sz="0" w:space="0" w:color="auto"/>
                                                <w:bottom w:val="none" w:sz="0" w:space="0" w:color="auto"/>
                                                <w:right w:val="none" w:sz="0" w:space="0" w:color="auto"/>
                                              </w:divBdr>
                                              <w:divsChild>
                                                <w:div w:id="2046519755">
                                                  <w:marLeft w:val="0"/>
                                                  <w:marRight w:val="0"/>
                                                  <w:marTop w:val="0"/>
                                                  <w:marBottom w:val="0"/>
                                                  <w:divBdr>
                                                    <w:top w:val="none" w:sz="0" w:space="0" w:color="auto"/>
                                                    <w:left w:val="none" w:sz="0" w:space="0" w:color="auto"/>
                                                    <w:bottom w:val="none" w:sz="0" w:space="0" w:color="auto"/>
                                                    <w:right w:val="none" w:sz="0" w:space="0" w:color="auto"/>
                                                  </w:divBdr>
                                                  <w:divsChild>
                                                    <w:div w:id="17563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97988">
                                          <w:marLeft w:val="0"/>
                                          <w:marRight w:val="0"/>
                                          <w:marTop w:val="270"/>
                                          <w:marBottom w:val="0"/>
                                          <w:divBdr>
                                            <w:top w:val="none" w:sz="0" w:space="0" w:color="auto"/>
                                            <w:left w:val="none" w:sz="0" w:space="0" w:color="auto"/>
                                            <w:bottom w:val="none" w:sz="0" w:space="0" w:color="auto"/>
                                            <w:right w:val="none" w:sz="0" w:space="0" w:color="auto"/>
                                          </w:divBdr>
                                          <w:divsChild>
                                            <w:div w:id="1660763683">
                                              <w:marLeft w:val="0"/>
                                              <w:marRight w:val="0"/>
                                              <w:marTop w:val="0"/>
                                              <w:marBottom w:val="0"/>
                                              <w:divBdr>
                                                <w:top w:val="none" w:sz="0" w:space="0" w:color="auto"/>
                                                <w:left w:val="none" w:sz="0" w:space="0" w:color="auto"/>
                                                <w:bottom w:val="none" w:sz="0" w:space="0" w:color="auto"/>
                                                <w:right w:val="none" w:sz="0" w:space="0" w:color="auto"/>
                                              </w:divBdr>
                                              <w:divsChild>
                                                <w:div w:id="1568957326">
                                                  <w:marLeft w:val="0"/>
                                                  <w:marRight w:val="0"/>
                                                  <w:marTop w:val="0"/>
                                                  <w:marBottom w:val="0"/>
                                                  <w:divBdr>
                                                    <w:top w:val="none" w:sz="0" w:space="0" w:color="auto"/>
                                                    <w:left w:val="none" w:sz="0" w:space="0" w:color="auto"/>
                                                    <w:bottom w:val="none" w:sz="0" w:space="0" w:color="auto"/>
                                                    <w:right w:val="none" w:sz="0" w:space="0" w:color="auto"/>
                                                  </w:divBdr>
                                                  <w:divsChild>
                                                    <w:div w:id="1258519685">
                                                      <w:marLeft w:val="0"/>
                                                      <w:marRight w:val="0"/>
                                                      <w:marTop w:val="75"/>
                                                      <w:marBottom w:val="75"/>
                                                      <w:divBdr>
                                                        <w:top w:val="none" w:sz="0" w:space="0" w:color="auto"/>
                                                        <w:left w:val="none" w:sz="0" w:space="0" w:color="auto"/>
                                                        <w:bottom w:val="none" w:sz="0" w:space="0" w:color="auto"/>
                                                        <w:right w:val="none" w:sz="0" w:space="0" w:color="auto"/>
                                                      </w:divBdr>
                                                    </w:div>
                                                    <w:div w:id="612591128">
                                                      <w:marLeft w:val="0"/>
                                                      <w:marRight w:val="0"/>
                                                      <w:marTop w:val="0"/>
                                                      <w:marBottom w:val="0"/>
                                                      <w:divBdr>
                                                        <w:top w:val="none" w:sz="0" w:space="0" w:color="auto"/>
                                                        <w:left w:val="none" w:sz="0" w:space="0" w:color="auto"/>
                                                        <w:bottom w:val="none" w:sz="0" w:space="0" w:color="auto"/>
                                                        <w:right w:val="none" w:sz="0" w:space="0" w:color="auto"/>
                                                      </w:divBdr>
                                                      <w:divsChild>
                                                        <w:div w:id="1622416177">
                                                          <w:marLeft w:val="0"/>
                                                          <w:marRight w:val="0"/>
                                                          <w:marTop w:val="0"/>
                                                          <w:marBottom w:val="0"/>
                                                          <w:divBdr>
                                                            <w:top w:val="none" w:sz="0" w:space="0" w:color="auto"/>
                                                            <w:left w:val="none" w:sz="0" w:space="0" w:color="auto"/>
                                                            <w:bottom w:val="none" w:sz="0" w:space="0" w:color="auto"/>
                                                            <w:right w:val="none" w:sz="0" w:space="0" w:color="auto"/>
                                                          </w:divBdr>
                                                          <w:divsChild>
                                                            <w:div w:id="5528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172579">
                          <w:marLeft w:val="0"/>
                          <w:marRight w:val="0"/>
                          <w:marTop w:val="0"/>
                          <w:marBottom w:val="0"/>
                          <w:divBdr>
                            <w:top w:val="none" w:sz="0" w:space="0" w:color="auto"/>
                            <w:left w:val="none" w:sz="0" w:space="0" w:color="auto"/>
                            <w:bottom w:val="none" w:sz="0" w:space="0" w:color="auto"/>
                            <w:right w:val="none" w:sz="0" w:space="0" w:color="auto"/>
                          </w:divBdr>
                          <w:divsChild>
                            <w:div w:id="358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5559">
                      <w:marLeft w:val="0"/>
                      <w:marRight w:val="0"/>
                      <w:marTop w:val="0"/>
                      <w:marBottom w:val="990"/>
                      <w:divBdr>
                        <w:top w:val="none" w:sz="0" w:space="0" w:color="auto"/>
                        <w:left w:val="none" w:sz="0" w:space="0" w:color="auto"/>
                        <w:bottom w:val="none" w:sz="0" w:space="0" w:color="auto"/>
                        <w:right w:val="none" w:sz="0" w:space="0" w:color="auto"/>
                      </w:divBdr>
                      <w:divsChild>
                        <w:div w:id="1629358873">
                          <w:marLeft w:val="0"/>
                          <w:marRight w:val="0"/>
                          <w:marTop w:val="0"/>
                          <w:marBottom w:val="0"/>
                          <w:divBdr>
                            <w:top w:val="none" w:sz="0" w:space="0" w:color="auto"/>
                            <w:left w:val="none" w:sz="0" w:space="0" w:color="auto"/>
                            <w:bottom w:val="none" w:sz="0" w:space="0" w:color="auto"/>
                            <w:right w:val="none" w:sz="0" w:space="0" w:color="auto"/>
                          </w:divBdr>
                          <w:divsChild>
                            <w:div w:id="987323542">
                              <w:marLeft w:val="0"/>
                              <w:marRight w:val="0"/>
                              <w:marTop w:val="0"/>
                              <w:marBottom w:val="0"/>
                              <w:divBdr>
                                <w:top w:val="none" w:sz="0" w:space="0" w:color="auto"/>
                                <w:left w:val="none" w:sz="0" w:space="0" w:color="auto"/>
                                <w:bottom w:val="none" w:sz="0" w:space="0" w:color="auto"/>
                                <w:right w:val="none" w:sz="0" w:space="0" w:color="auto"/>
                              </w:divBdr>
                              <w:divsChild>
                                <w:div w:id="753279270">
                                  <w:marLeft w:val="0"/>
                                  <w:marRight w:val="0"/>
                                  <w:marTop w:val="0"/>
                                  <w:marBottom w:val="0"/>
                                  <w:divBdr>
                                    <w:top w:val="none" w:sz="0" w:space="0" w:color="auto"/>
                                    <w:left w:val="none" w:sz="0" w:space="0" w:color="auto"/>
                                    <w:bottom w:val="none" w:sz="0" w:space="0" w:color="auto"/>
                                    <w:right w:val="none" w:sz="0" w:space="0" w:color="auto"/>
                                  </w:divBdr>
                                  <w:divsChild>
                                    <w:div w:id="20816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9170">
                              <w:marLeft w:val="0"/>
                              <w:marRight w:val="0"/>
                              <w:marTop w:val="0"/>
                              <w:marBottom w:val="0"/>
                              <w:divBdr>
                                <w:top w:val="none" w:sz="0" w:space="0" w:color="auto"/>
                                <w:left w:val="none" w:sz="0" w:space="0" w:color="auto"/>
                                <w:bottom w:val="none" w:sz="0" w:space="0" w:color="auto"/>
                                <w:right w:val="none" w:sz="0" w:space="0" w:color="auto"/>
                              </w:divBdr>
                              <w:divsChild>
                                <w:div w:id="733969835">
                                  <w:marLeft w:val="0"/>
                                  <w:marRight w:val="0"/>
                                  <w:marTop w:val="0"/>
                                  <w:marBottom w:val="0"/>
                                  <w:divBdr>
                                    <w:top w:val="none" w:sz="0" w:space="0" w:color="auto"/>
                                    <w:left w:val="none" w:sz="0" w:space="0" w:color="auto"/>
                                    <w:bottom w:val="none" w:sz="0" w:space="0" w:color="auto"/>
                                    <w:right w:val="none" w:sz="0" w:space="0" w:color="auto"/>
                                  </w:divBdr>
                                  <w:divsChild>
                                    <w:div w:id="2127036600">
                                      <w:marLeft w:val="0"/>
                                      <w:marRight w:val="0"/>
                                      <w:marTop w:val="0"/>
                                      <w:marBottom w:val="0"/>
                                      <w:divBdr>
                                        <w:top w:val="none" w:sz="0" w:space="0" w:color="auto"/>
                                        <w:left w:val="none" w:sz="0" w:space="0" w:color="auto"/>
                                        <w:bottom w:val="none" w:sz="0" w:space="0" w:color="auto"/>
                                        <w:right w:val="none" w:sz="0" w:space="0" w:color="auto"/>
                                      </w:divBdr>
                                      <w:divsChild>
                                        <w:div w:id="1642080107">
                                          <w:marLeft w:val="0"/>
                                          <w:marRight w:val="0"/>
                                          <w:marTop w:val="0"/>
                                          <w:marBottom w:val="0"/>
                                          <w:divBdr>
                                            <w:top w:val="none" w:sz="0" w:space="0" w:color="auto"/>
                                            <w:left w:val="none" w:sz="0" w:space="0" w:color="auto"/>
                                            <w:bottom w:val="none" w:sz="0" w:space="0" w:color="auto"/>
                                            <w:right w:val="none" w:sz="0" w:space="0" w:color="auto"/>
                                          </w:divBdr>
                                          <w:divsChild>
                                            <w:div w:id="1605766938">
                                              <w:marLeft w:val="0"/>
                                              <w:marRight w:val="0"/>
                                              <w:marTop w:val="15"/>
                                              <w:marBottom w:val="240"/>
                                              <w:divBdr>
                                                <w:top w:val="none" w:sz="0" w:space="0" w:color="auto"/>
                                                <w:left w:val="none" w:sz="0" w:space="0" w:color="auto"/>
                                                <w:bottom w:val="none" w:sz="0" w:space="0" w:color="auto"/>
                                                <w:right w:val="none" w:sz="0" w:space="0" w:color="auto"/>
                                              </w:divBdr>
                                              <w:divsChild>
                                                <w:div w:id="2054960955">
                                                  <w:marLeft w:val="0"/>
                                                  <w:marRight w:val="0"/>
                                                  <w:marTop w:val="0"/>
                                                  <w:marBottom w:val="0"/>
                                                  <w:divBdr>
                                                    <w:top w:val="none" w:sz="0" w:space="0" w:color="auto"/>
                                                    <w:left w:val="none" w:sz="0" w:space="0" w:color="auto"/>
                                                    <w:bottom w:val="none" w:sz="0" w:space="0" w:color="auto"/>
                                                    <w:right w:val="none" w:sz="0" w:space="0" w:color="auto"/>
                                                  </w:divBdr>
                                                  <w:divsChild>
                                                    <w:div w:id="2985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530078">
                                          <w:marLeft w:val="0"/>
                                          <w:marRight w:val="0"/>
                                          <w:marTop w:val="0"/>
                                          <w:marBottom w:val="0"/>
                                          <w:divBdr>
                                            <w:top w:val="none" w:sz="0" w:space="0" w:color="auto"/>
                                            <w:left w:val="none" w:sz="0" w:space="0" w:color="auto"/>
                                            <w:bottom w:val="none" w:sz="0" w:space="0" w:color="auto"/>
                                            <w:right w:val="none" w:sz="0" w:space="0" w:color="auto"/>
                                          </w:divBdr>
                                          <w:divsChild>
                                            <w:div w:id="589317494">
                                              <w:marLeft w:val="0"/>
                                              <w:marRight w:val="0"/>
                                              <w:marTop w:val="15"/>
                                              <w:marBottom w:val="240"/>
                                              <w:divBdr>
                                                <w:top w:val="none" w:sz="0" w:space="0" w:color="auto"/>
                                                <w:left w:val="none" w:sz="0" w:space="0" w:color="auto"/>
                                                <w:bottom w:val="none" w:sz="0" w:space="0" w:color="auto"/>
                                                <w:right w:val="none" w:sz="0" w:space="0" w:color="auto"/>
                                              </w:divBdr>
                                              <w:divsChild>
                                                <w:div w:id="190724608">
                                                  <w:marLeft w:val="0"/>
                                                  <w:marRight w:val="0"/>
                                                  <w:marTop w:val="0"/>
                                                  <w:marBottom w:val="0"/>
                                                  <w:divBdr>
                                                    <w:top w:val="none" w:sz="0" w:space="0" w:color="auto"/>
                                                    <w:left w:val="none" w:sz="0" w:space="0" w:color="auto"/>
                                                    <w:bottom w:val="none" w:sz="0" w:space="0" w:color="auto"/>
                                                    <w:right w:val="none" w:sz="0" w:space="0" w:color="auto"/>
                                                  </w:divBdr>
                                                  <w:divsChild>
                                                    <w:div w:id="15015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15735">
                                          <w:marLeft w:val="0"/>
                                          <w:marRight w:val="0"/>
                                          <w:marTop w:val="0"/>
                                          <w:marBottom w:val="0"/>
                                          <w:divBdr>
                                            <w:top w:val="none" w:sz="0" w:space="0" w:color="auto"/>
                                            <w:left w:val="none" w:sz="0" w:space="0" w:color="auto"/>
                                            <w:bottom w:val="none" w:sz="0" w:space="0" w:color="auto"/>
                                            <w:right w:val="none" w:sz="0" w:space="0" w:color="auto"/>
                                          </w:divBdr>
                                          <w:divsChild>
                                            <w:div w:id="1084231395">
                                              <w:marLeft w:val="0"/>
                                              <w:marRight w:val="0"/>
                                              <w:marTop w:val="15"/>
                                              <w:marBottom w:val="240"/>
                                              <w:divBdr>
                                                <w:top w:val="none" w:sz="0" w:space="0" w:color="auto"/>
                                                <w:left w:val="none" w:sz="0" w:space="0" w:color="auto"/>
                                                <w:bottom w:val="none" w:sz="0" w:space="0" w:color="auto"/>
                                                <w:right w:val="none" w:sz="0" w:space="0" w:color="auto"/>
                                              </w:divBdr>
                                              <w:divsChild>
                                                <w:div w:id="1375160990">
                                                  <w:marLeft w:val="0"/>
                                                  <w:marRight w:val="0"/>
                                                  <w:marTop w:val="0"/>
                                                  <w:marBottom w:val="0"/>
                                                  <w:divBdr>
                                                    <w:top w:val="none" w:sz="0" w:space="0" w:color="auto"/>
                                                    <w:left w:val="none" w:sz="0" w:space="0" w:color="auto"/>
                                                    <w:bottom w:val="none" w:sz="0" w:space="0" w:color="auto"/>
                                                    <w:right w:val="none" w:sz="0" w:space="0" w:color="auto"/>
                                                  </w:divBdr>
                                                  <w:divsChild>
                                                    <w:div w:id="3603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30859">
                                          <w:marLeft w:val="0"/>
                                          <w:marRight w:val="0"/>
                                          <w:marTop w:val="0"/>
                                          <w:marBottom w:val="0"/>
                                          <w:divBdr>
                                            <w:top w:val="none" w:sz="0" w:space="0" w:color="auto"/>
                                            <w:left w:val="none" w:sz="0" w:space="0" w:color="auto"/>
                                            <w:bottom w:val="none" w:sz="0" w:space="0" w:color="auto"/>
                                            <w:right w:val="none" w:sz="0" w:space="0" w:color="auto"/>
                                          </w:divBdr>
                                          <w:divsChild>
                                            <w:div w:id="807823132">
                                              <w:marLeft w:val="0"/>
                                              <w:marRight w:val="0"/>
                                              <w:marTop w:val="15"/>
                                              <w:marBottom w:val="240"/>
                                              <w:divBdr>
                                                <w:top w:val="none" w:sz="0" w:space="0" w:color="auto"/>
                                                <w:left w:val="none" w:sz="0" w:space="0" w:color="auto"/>
                                                <w:bottom w:val="none" w:sz="0" w:space="0" w:color="auto"/>
                                                <w:right w:val="none" w:sz="0" w:space="0" w:color="auto"/>
                                              </w:divBdr>
                                              <w:divsChild>
                                                <w:div w:id="743989016">
                                                  <w:marLeft w:val="0"/>
                                                  <w:marRight w:val="0"/>
                                                  <w:marTop w:val="0"/>
                                                  <w:marBottom w:val="0"/>
                                                  <w:divBdr>
                                                    <w:top w:val="none" w:sz="0" w:space="0" w:color="auto"/>
                                                    <w:left w:val="none" w:sz="0" w:space="0" w:color="auto"/>
                                                    <w:bottom w:val="none" w:sz="0" w:space="0" w:color="auto"/>
                                                    <w:right w:val="none" w:sz="0" w:space="0" w:color="auto"/>
                                                  </w:divBdr>
                                                  <w:divsChild>
                                                    <w:div w:id="6307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7941">
                                          <w:marLeft w:val="0"/>
                                          <w:marRight w:val="0"/>
                                          <w:marTop w:val="270"/>
                                          <w:marBottom w:val="0"/>
                                          <w:divBdr>
                                            <w:top w:val="none" w:sz="0" w:space="0" w:color="auto"/>
                                            <w:left w:val="none" w:sz="0" w:space="0" w:color="auto"/>
                                            <w:bottom w:val="none" w:sz="0" w:space="0" w:color="auto"/>
                                            <w:right w:val="none" w:sz="0" w:space="0" w:color="auto"/>
                                          </w:divBdr>
                                          <w:divsChild>
                                            <w:div w:id="501818395">
                                              <w:marLeft w:val="0"/>
                                              <w:marRight w:val="0"/>
                                              <w:marTop w:val="0"/>
                                              <w:marBottom w:val="0"/>
                                              <w:divBdr>
                                                <w:top w:val="none" w:sz="0" w:space="0" w:color="auto"/>
                                                <w:left w:val="none" w:sz="0" w:space="0" w:color="auto"/>
                                                <w:bottom w:val="none" w:sz="0" w:space="0" w:color="auto"/>
                                                <w:right w:val="none" w:sz="0" w:space="0" w:color="auto"/>
                                              </w:divBdr>
                                              <w:divsChild>
                                                <w:div w:id="77137524">
                                                  <w:marLeft w:val="0"/>
                                                  <w:marRight w:val="0"/>
                                                  <w:marTop w:val="0"/>
                                                  <w:marBottom w:val="0"/>
                                                  <w:divBdr>
                                                    <w:top w:val="none" w:sz="0" w:space="0" w:color="auto"/>
                                                    <w:left w:val="none" w:sz="0" w:space="0" w:color="auto"/>
                                                    <w:bottom w:val="none" w:sz="0" w:space="0" w:color="auto"/>
                                                    <w:right w:val="none" w:sz="0" w:space="0" w:color="auto"/>
                                                  </w:divBdr>
                                                  <w:divsChild>
                                                    <w:div w:id="1396393167">
                                                      <w:marLeft w:val="0"/>
                                                      <w:marRight w:val="0"/>
                                                      <w:marTop w:val="75"/>
                                                      <w:marBottom w:val="75"/>
                                                      <w:divBdr>
                                                        <w:top w:val="none" w:sz="0" w:space="0" w:color="auto"/>
                                                        <w:left w:val="none" w:sz="0" w:space="0" w:color="auto"/>
                                                        <w:bottom w:val="none" w:sz="0" w:space="0" w:color="auto"/>
                                                        <w:right w:val="none" w:sz="0" w:space="0" w:color="auto"/>
                                                      </w:divBdr>
                                                    </w:div>
                                                    <w:div w:id="156117118">
                                                      <w:marLeft w:val="0"/>
                                                      <w:marRight w:val="0"/>
                                                      <w:marTop w:val="0"/>
                                                      <w:marBottom w:val="0"/>
                                                      <w:divBdr>
                                                        <w:top w:val="none" w:sz="0" w:space="0" w:color="auto"/>
                                                        <w:left w:val="none" w:sz="0" w:space="0" w:color="auto"/>
                                                        <w:bottom w:val="none" w:sz="0" w:space="0" w:color="auto"/>
                                                        <w:right w:val="none" w:sz="0" w:space="0" w:color="auto"/>
                                                      </w:divBdr>
                                                      <w:divsChild>
                                                        <w:div w:id="1092168414">
                                                          <w:marLeft w:val="0"/>
                                                          <w:marRight w:val="0"/>
                                                          <w:marTop w:val="0"/>
                                                          <w:marBottom w:val="0"/>
                                                          <w:divBdr>
                                                            <w:top w:val="none" w:sz="0" w:space="0" w:color="auto"/>
                                                            <w:left w:val="none" w:sz="0" w:space="0" w:color="auto"/>
                                                            <w:bottom w:val="none" w:sz="0" w:space="0" w:color="auto"/>
                                                            <w:right w:val="none" w:sz="0" w:space="0" w:color="auto"/>
                                                          </w:divBdr>
                                                          <w:divsChild>
                                                            <w:div w:id="16372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837167">
                          <w:marLeft w:val="0"/>
                          <w:marRight w:val="0"/>
                          <w:marTop w:val="0"/>
                          <w:marBottom w:val="0"/>
                          <w:divBdr>
                            <w:top w:val="none" w:sz="0" w:space="0" w:color="auto"/>
                            <w:left w:val="none" w:sz="0" w:space="0" w:color="auto"/>
                            <w:bottom w:val="none" w:sz="0" w:space="0" w:color="auto"/>
                            <w:right w:val="none" w:sz="0" w:space="0" w:color="auto"/>
                          </w:divBdr>
                          <w:divsChild>
                            <w:div w:id="13984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4065">
                      <w:marLeft w:val="0"/>
                      <w:marRight w:val="0"/>
                      <w:marTop w:val="0"/>
                      <w:marBottom w:val="0"/>
                      <w:divBdr>
                        <w:top w:val="none" w:sz="0" w:space="0" w:color="auto"/>
                        <w:left w:val="none" w:sz="0" w:space="0" w:color="auto"/>
                        <w:bottom w:val="none" w:sz="0" w:space="0" w:color="auto"/>
                        <w:right w:val="none" w:sz="0" w:space="0" w:color="auto"/>
                      </w:divBdr>
                      <w:divsChild>
                        <w:div w:id="1050610775">
                          <w:marLeft w:val="0"/>
                          <w:marRight w:val="0"/>
                          <w:marTop w:val="0"/>
                          <w:marBottom w:val="0"/>
                          <w:divBdr>
                            <w:top w:val="none" w:sz="0" w:space="0" w:color="auto"/>
                            <w:left w:val="none" w:sz="0" w:space="0" w:color="auto"/>
                            <w:bottom w:val="none" w:sz="0" w:space="0" w:color="auto"/>
                            <w:right w:val="none" w:sz="0" w:space="0" w:color="auto"/>
                          </w:divBdr>
                          <w:divsChild>
                            <w:div w:id="37172739">
                              <w:marLeft w:val="0"/>
                              <w:marRight w:val="0"/>
                              <w:marTop w:val="0"/>
                              <w:marBottom w:val="0"/>
                              <w:divBdr>
                                <w:top w:val="none" w:sz="0" w:space="0" w:color="auto"/>
                                <w:left w:val="none" w:sz="0" w:space="0" w:color="auto"/>
                                <w:bottom w:val="none" w:sz="0" w:space="0" w:color="auto"/>
                                <w:right w:val="none" w:sz="0" w:space="0" w:color="auto"/>
                              </w:divBdr>
                              <w:divsChild>
                                <w:div w:id="1340351470">
                                  <w:marLeft w:val="0"/>
                                  <w:marRight w:val="0"/>
                                  <w:marTop w:val="0"/>
                                  <w:marBottom w:val="0"/>
                                  <w:divBdr>
                                    <w:top w:val="none" w:sz="0" w:space="0" w:color="auto"/>
                                    <w:left w:val="none" w:sz="0" w:space="0" w:color="auto"/>
                                    <w:bottom w:val="none" w:sz="0" w:space="0" w:color="auto"/>
                                    <w:right w:val="none" w:sz="0" w:space="0" w:color="auto"/>
                                  </w:divBdr>
                                  <w:divsChild>
                                    <w:div w:id="18709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2280">
                              <w:marLeft w:val="0"/>
                              <w:marRight w:val="0"/>
                              <w:marTop w:val="0"/>
                              <w:marBottom w:val="0"/>
                              <w:divBdr>
                                <w:top w:val="none" w:sz="0" w:space="0" w:color="auto"/>
                                <w:left w:val="none" w:sz="0" w:space="0" w:color="auto"/>
                                <w:bottom w:val="none" w:sz="0" w:space="0" w:color="auto"/>
                                <w:right w:val="none" w:sz="0" w:space="0" w:color="auto"/>
                              </w:divBdr>
                              <w:divsChild>
                                <w:div w:id="638538600">
                                  <w:marLeft w:val="0"/>
                                  <w:marRight w:val="0"/>
                                  <w:marTop w:val="0"/>
                                  <w:marBottom w:val="0"/>
                                  <w:divBdr>
                                    <w:top w:val="none" w:sz="0" w:space="0" w:color="auto"/>
                                    <w:left w:val="none" w:sz="0" w:space="0" w:color="auto"/>
                                    <w:bottom w:val="none" w:sz="0" w:space="0" w:color="auto"/>
                                    <w:right w:val="none" w:sz="0" w:space="0" w:color="auto"/>
                                  </w:divBdr>
                                  <w:divsChild>
                                    <w:div w:id="237634811">
                                      <w:marLeft w:val="0"/>
                                      <w:marRight w:val="0"/>
                                      <w:marTop w:val="0"/>
                                      <w:marBottom w:val="0"/>
                                      <w:divBdr>
                                        <w:top w:val="none" w:sz="0" w:space="0" w:color="auto"/>
                                        <w:left w:val="none" w:sz="0" w:space="0" w:color="auto"/>
                                        <w:bottom w:val="none" w:sz="0" w:space="0" w:color="auto"/>
                                        <w:right w:val="none" w:sz="0" w:space="0" w:color="auto"/>
                                      </w:divBdr>
                                      <w:divsChild>
                                        <w:div w:id="825517224">
                                          <w:marLeft w:val="0"/>
                                          <w:marRight w:val="0"/>
                                          <w:marTop w:val="0"/>
                                          <w:marBottom w:val="0"/>
                                          <w:divBdr>
                                            <w:top w:val="none" w:sz="0" w:space="0" w:color="auto"/>
                                            <w:left w:val="none" w:sz="0" w:space="0" w:color="auto"/>
                                            <w:bottom w:val="none" w:sz="0" w:space="0" w:color="auto"/>
                                            <w:right w:val="none" w:sz="0" w:space="0" w:color="auto"/>
                                          </w:divBdr>
                                          <w:divsChild>
                                            <w:div w:id="1666057638">
                                              <w:marLeft w:val="0"/>
                                              <w:marRight w:val="0"/>
                                              <w:marTop w:val="15"/>
                                              <w:marBottom w:val="240"/>
                                              <w:divBdr>
                                                <w:top w:val="none" w:sz="0" w:space="0" w:color="auto"/>
                                                <w:left w:val="none" w:sz="0" w:space="0" w:color="auto"/>
                                                <w:bottom w:val="none" w:sz="0" w:space="0" w:color="auto"/>
                                                <w:right w:val="none" w:sz="0" w:space="0" w:color="auto"/>
                                              </w:divBdr>
                                              <w:divsChild>
                                                <w:div w:id="978993386">
                                                  <w:marLeft w:val="0"/>
                                                  <w:marRight w:val="0"/>
                                                  <w:marTop w:val="0"/>
                                                  <w:marBottom w:val="0"/>
                                                  <w:divBdr>
                                                    <w:top w:val="none" w:sz="0" w:space="0" w:color="auto"/>
                                                    <w:left w:val="none" w:sz="0" w:space="0" w:color="auto"/>
                                                    <w:bottom w:val="none" w:sz="0" w:space="0" w:color="auto"/>
                                                    <w:right w:val="none" w:sz="0" w:space="0" w:color="auto"/>
                                                  </w:divBdr>
                                                  <w:divsChild>
                                                    <w:div w:id="3936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17614">
                                          <w:marLeft w:val="0"/>
                                          <w:marRight w:val="0"/>
                                          <w:marTop w:val="0"/>
                                          <w:marBottom w:val="0"/>
                                          <w:divBdr>
                                            <w:top w:val="none" w:sz="0" w:space="0" w:color="auto"/>
                                            <w:left w:val="none" w:sz="0" w:space="0" w:color="auto"/>
                                            <w:bottom w:val="none" w:sz="0" w:space="0" w:color="auto"/>
                                            <w:right w:val="none" w:sz="0" w:space="0" w:color="auto"/>
                                          </w:divBdr>
                                          <w:divsChild>
                                            <w:div w:id="267196756">
                                              <w:marLeft w:val="0"/>
                                              <w:marRight w:val="0"/>
                                              <w:marTop w:val="15"/>
                                              <w:marBottom w:val="240"/>
                                              <w:divBdr>
                                                <w:top w:val="none" w:sz="0" w:space="0" w:color="auto"/>
                                                <w:left w:val="none" w:sz="0" w:space="0" w:color="auto"/>
                                                <w:bottom w:val="none" w:sz="0" w:space="0" w:color="auto"/>
                                                <w:right w:val="none" w:sz="0" w:space="0" w:color="auto"/>
                                              </w:divBdr>
                                              <w:divsChild>
                                                <w:div w:id="441385774">
                                                  <w:marLeft w:val="0"/>
                                                  <w:marRight w:val="0"/>
                                                  <w:marTop w:val="0"/>
                                                  <w:marBottom w:val="0"/>
                                                  <w:divBdr>
                                                    <w:top w:val="none" w:sz="0" w:space="0" w:color="auto"/>
                                                    <w:left w:val="none" w:sz="0" w:space="0" w:color="auto"/>
                                                    <w:bottom w:val="none" w:sz="0" w:space="0" w:color="auto"/>
                                                    <w:right w:val="none" w:sz="0" w:space="0" w:color="auto"/>
                                                  </w:divBdr>
                                                  <w:divsChild>
                                                    <w:div w:id="6446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0106">
                                          <w:marLeft w:val="0"/>
                                          <w:marRight w:val="0"/>
                                          <w:marTop w:val="270"/>
                                          <w:marBottom w:val="0"/>
                                          <w:divBdr>
                                            <w:top w:val="none" w:sz="0" w:space="0" w:color="auto"/>
                                            <w:left w:val="none" w:sz="0" w:space="0" w:color="auto"/>
                                            <w:bottom w:val="none" w:sz="0" w:space="0" w:color="auto"/>
                                            <w:right w:val="none" w:sz="0" w:space="0" w:color="auto"/>
                                          </w:divBdr>
                                          <w:divsChild>
                                            <w:div w:id="1476486148">
                                              <w:marLeft w:val="0"/>
                                              <w:marRight w:val="0"/>
                                              <w:marTop w:val="0"/>
                                              <w:marBottom w:val="0"/>
                                              <w:divBdr>
                                                <w:top w:val="none" w:sz="0" w:space="0" w:color="auto"/>
                                                <w:left w:val="none" w:sz="0" w:space="0" w:color="auto"/>
                                                <w:bottom w:val="none" w:sz="0" w:space="0" w:color="auto"/>
                                                <w:right w:val="none" w:sz="0" w:space="0" w:color="auto"/>
                                              </w:divBdr>
                                              <w:divsChild>
                                                <w:div w:id="681661525">
                                                  <w:marLeft w:val="0"/>
                                                  <w:marRight w:val="0"/>
                                                  <w:marTop w:val="0"/>
                                                  <w:marBottom w:val="0"/>
                                                  <w:divBdr>
                                                    <w:top w:val="none" w:sz="0" w:space="0" w:color="auto"/>
                                                    <w:left w:val="none" w:sz="0" w:space="0" w:color="auto"/>
                                                    <w:bottom w:val="none" w:sz="0" w:space="0" w:color="auto"/>
                                                    <w:right w:val="none" w:sz="0" w:space="0" w:color="auto"/>
                                                  </w:divBdr>
                                                  <w:divsChild>
                                                    <w:div w:id="1511874595">
                                                      <w:marLeft w:val="0"/>
                                                      <w:marRight w:val="0"/>
                                                      <w:marTop w:val="75"/>
                                                      <w:marBottom w:val="75"/>
                                                      <w:divBdr>
                                                        <w:top w:val="none" w:sz="0" w:space="0" w:color="auto"/>
                                                        <w:left w:val="none" w:sz="0" w:space="0" w:color="auto"/>
                                                        <w:bottom w:val="none" w:sz="0" w:space="0" w:color="auto"/>
                                                        <w:right w:val="none" w:sz="0" w:space="0" w:color="auto"/>
                                                      </w:divBdr>
                                                    </w:div>
                                                    <w:div w:id="813449825">
                                                      <w:marLeft w:val="0"/>
                                                      <w:marRight w:val="0"/>
                                                      <w:marTop w:val="0"/>
                                                      <w:marBottom w:val="0"/>
                                                      <w:divBdr>
                                                        <w:top w:val="none" w:sz="0" w:space="0" w:color="auto"/>
                                                        <w:left w:val="none" w:sz="0" w:space="0" w:color="auto"/>
                                                        <w:bottom w:val="none" w:sz="0" w:space="0" w:color="auto"/>
                                                        <w:right w:val="none" w:sz="0" w:space="0" w:color="auto"/>
                                                      </w:divBdr>
                                                      <w:divsChild>
                                                        <w:div w:id="2136556340">
                                                          <w:marLeft w:val="0"/>
                                                          <w:marRight w:val="0"/>
                                                          <w:marTop w:val="0"/>
                                                          <w:marBottom w:val="0"/>
                                                          <w:divBdr>
                                                            <w:top w:val="none" w:sz="0" w:space="0" w:color="auto"/>
                                                            <w:left w:val="none" w:sz="0" w:space="0" w:color="auto"/>
                                                            <w:bottom w:val="none" w:sz="0" w:space="0" w:color="auto"/>
                                                            <w:right w:val="none" w:sz="0" w:space="0" w:color="auto"/>
                                                          </w:divBdr>
                                                          <w:divsChild>
                                                            <w:div w:id="12140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8814835">
                          <w:marLeft w:val="0"/>
                          <w:marRight w:val="0"/>
                          <w:marTop w:val="0"/>
                          <w:marBottom w:val="0"/>
                          <w:divBdr>
                            <w:top w:val="none" w:sz="0" w:space="0" w:color="auto"/>
                            <w:left w:val="none" w:sz="0" w:space="0" w:color="auto"/>
                            <w:bottom w:val="none" w:sz="0" w:space="0" w:color="auto"/>
                            <w:right w:val="none" w:sz="0" w:space="0" w:color="auto"/>
                          </w:divBdr>
                          <w:divsChild>
                            <w:div w:id="20660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285281">
      <w:bodyDiv w:val="1"/>
      <w:marLeft w:val="0"/>
      <w:marRight w:val="0"/>
      <w:marTop w:val="0"/>
      <w:marBottom w:val="0"/>
      <w:divBdr>
        <w:top w:val="none" w:sz="0" w:space="0" w:color="auto"/>
        <w:left w:val="none" w:sz="0" w:space="0" w:color="auto"/>
        <w:bottom w:val="none" w:sz="0" w:space="0" w:color="auto"/>
        <w:right w:val="none" w:sz="0" w:space="0" w:color="auto"/>
      </w:divBdr>
      <w:divsChild>
        <w:div w:id="643200386">
          <w:marLeft w:val="0"/>
          <w:marRight w:val="0"/>
          <w:marTop w:val="0"/>
          <w:marBottom w:val="450"/>
          <w:divBdr>
            <w:top w:val="none" w:sz="0" w:space="0" w:color="auto"/>
            <w:left w:val="none" w:sz="0" w:space="0" w:color="auto"/>
            <w:bottom w:val="none" w:sz="0" w:space="0" w:color="auto"/>
            <w:right w:val="none" w:sz="0" w:space="0" w:color="auto"/>
          </w:divBdr>
        </w:div>
        <w:div w:id="2009673298">
          <w:marLeft w:val="0"/>
          <w:marRight w:val="0"/>
          <w:marTop w:val="0"/>
          <w:marBottom w:val="225"/>
          <w:divBdr>
            <w:top w:val="none" w:sz="0" w:space="0" w:color="auto"/>
            <w:left w:val="none" w:sz="0" w:space="0" w:color="auto"/>
            <w:bottom w:val="single" w:sz="6" w:space="11" w:color="DDDDDD"/>
            <w:right w:val="none" w:sz="0" w:space="0" w:color="auto"/>
          </w:divBdr>
          <w:divsChild>
            <w:div w:id="1301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1035">
      <w:bodyDiv w:val="1"/>
      <w:marLeft w:val="0"/>
      <w:marRight w:val="0"/>
      <w:marTop w:val="0"/>
      <w:marBottom w:val="0"/>
      <w:divBdr>
        <w:top w:val="none" w:sz="0" w:space="0" w:color="auto"/>
        <w:left w:val="none" w:sz="0" w:space="0" w:color="auto"/>
        <w:bottom w:val="none" w:sz="0" w:space="0" w:color="auto"/>
        <w:right w:val="none" w:sz="0" w:space="0" w:color="auto"/>
      </w:divBdr>
      <w:divsChild>
        <w:div w:id="403986829">
          <w:marLeft w:val="0"/>
          <w:marRight w:val="0"/>
          <w:marTop w:val="0"/>
          <w:marBottom w:val="0"/>
          <w:divBdr>
            <w:top w:val="none" w:sz="0" w:space="0" w:color="auto"/>
            <w:left w:val="none" w:sz="0" w:space="0" w:color="auto"/>
            <w:bottom w:val="none" w:sz="0" w:space="0" w:color="auto"/>
            <w:right w:val="none" w:sz="0" w:space="0" w:color="auto"/>
          </w:divBdr>
          <w:divsChild>
            <w:div w:id="268240131">
              <w:marLeft w:val="0"/>
              <w:marRight w:val="0"/>
              <w:marTop w:val="0"/>
              <w:marBottom w:val="0"/>
              <w:divBdr>
                <w:top w:val="none" w:sz="0" w:space="0" w:color="auto"/>
                <w:left w:val="none" w:sz="0" w:space="0" w:color="auto"/>
                <w:bottom w:val="none" w:sz="0" w:space="0" w:color="auto"/>
                <w:right w:val="none" w:sz="0" w:space="0" w:color="auto"/>
              </w:divBdr>
            </w:div>
            <w:div w:id="1175650618">
              <w:marLeft w:val="0"/>
              <w:marRight w:val="0"/>
              <w:marTop w:val="0"/>
              <w:marBottom w:val="0"/>
              <w:divBdr>
                <w:top w:val="none" w:sz="0" w:space="0" w:color="auto"/>
                <w:left w:val="none" w:sz="0" w:space="0" w:color="auto"/>
                <w:bottom w:val="none" w:sz="0" w:space="0" w:color="auto"/>
                <w:right w:val="none" w:sz="0" w:space="0" w:color="auto"/>
              </w:divBdr>
            </w:div>
            <w:div w:id="476141977">
              <w:marLeft w:val="0"/>
              <w:marRight w:val="0"/>
              <w:marTop w:val="0"/>
              <w:marBottom w:val="0"/>
              <w:divBdr>
                <w:top w:val="none" w:sz="0" w:space="0" w:color="auto"/>
                <w:left w:val="none" w:sz="0" w:space="0" w:color="auto"/>
                <w:bottom w:val="none" w:sz="0" w:space="0" w:color="auto"/>
                <w:right w:val="none" w:sz="0" w:space="0" w:color="auto"/>
              </w:divBdr>
            </w:div>
            <w:div w:id="1500578449">
              <w:marLeft w:val="0"/>
              <w:marRight w:val="0"/>
              <w:marTop w:val="0"/>
              <w:marBottom w:val="0"/>
              <w:divBdr>
                <w:top w:val="none" w:sz="0" w:space="0" w:color="auto"/>
                <w:left w:val="none" w:sz="0" w:space="0" w:color="auto"/>
                <w:bottom w:val="none" w:sz="0" w:space="0" w:color="auto"/>
                <w:right w:val="none" w:sz="0" w:space="0" w:color="auto"/>
              </w:divBdr>
            </w:div>
            <w:div w:id="2136440289">
              <w:marLeft w:val="0"/>
              <w:marRight w:val="0"/>
              <w:marTop w:val="0"/>
              <w:marBottom w:val="0"/>
              <w:divBdr>
                <w:top w:val="none" w:sz="0" w:space="0" w:color="auto"/>
                <w:left w:val="none" w:sz="0" w:space="0" w:color="auto"/>
                <w:bottom w:val="none" w:sz="0" w:space="0" w:color="auto"/>
                <w:right w:val="none" w:sz="0" w:space="0" w:color="auto"/>
              </w:divBdr>
            </w:div>
            <w:div w:id="1147013060">
              <w:marLeft w:val="0"/>
              <w:marRight w:val="0"/>
              <w:marTop w:val="0"/>
              <w:marBottom w:val="0"/>
              <w:divBdr>
                <w:top w:val="none" w:sz="0" w:space="0" w:color="auto"/>
                <w:left w:val="none" w:sz="0" w:space="0" w:color="auto"/>
                <w:bottom w:val="none" w:sz="0" w:space="0" w:color="auto"/>
                <w:right w:val="none" w:sz="0" w:space="0" w:color="auto"/>
              </w:divBdr>
            </w:div>
            <w:div w:id="1928150303">
              <w:marLeft w:val="0"/>
              <w:marRight w:val="0"/>
              <w:marTop w:val="0"/>
              <w:marBottom w:val="0"/>
              <w:divBdr>
                <w:top w:val="none" w:sz="0" w:space="0" w:color="auto"/>
                <w:left w:val="none" w:sz="0" w:space="0" w:color="auto"/>
                <w:bottom w:val="none" w:sz="0" w:space="0" w:color="auto"/>
                <w:right w:val="none" w:sz="0" w:space="0" w:color="auto"/>
              </w:divBdr>
            </w:div>
            <w:div w:id="1457676383">
              <w:marLeft w:val="0"/>
              <w:marRight w:val="0"/>
              <w:marTop w:val="0"/>
              <w:marBottom w:val="0"/>
              <w:divBdr>
                <w:top w:val="none" w:sz="0" w:space="0" w:color="auto"/>
                <w:left w:val="none" w:sz="0" w:space="0" w:color="auto"/>
                <w:bottom w:val="none" w:sz="0" w:space="0" w:color="auto"/>
                <w:right w:val="none" w:sz="0" w:space="0" w:color="auto"/>
              </w:divBdr>
            </w:div>
            <w:div w:id="1256671145">
              <w:marLeft w:val="0"/>
              <w:marRight w:val="0"/>
              <w:marTop w:val="0"/>
              <w:marBottom w:val="0"/>
              <w:divBdr>
                <w:top w:val="none" w:sz="0" w:space="0" w:color="auto"/>
                <w:left w:val="none" w:sz="0" w:space="0" w:color="auto"/>
                <w:bottom w:val="none" w:sz="0" w:space="0" w:color="auto"/>
                <w:right w:val="none" w:sz="0" w:space="0" w:color="auto"/>
              </w:divBdr>
            </w:div>
            <w:div w:id="1252927304">
              <w:marLeft w:val="0"/>
              <w:marRight w:val="0"/>
              <w:marTop w:val="0"/>
              <w:marBottom w:val="0"/>
              <w:divBdr>
                <w:top w:val="none" w:sz="0" w:space="0" w:color="auto"/>
                <w:left w:val="none" w:sz="0" w:space="0" w:color="auto"/>
                <w:bottom w:val="none" w:sz="0" w:space="0" w:color="auto"/>
                <w:right w:val="none" w:sz="0" w:space="0" w:color="auto"/>
              </w:divBdr>
            </w:div>
            <w:div w:id="20884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4652">
      <w:bodyDiv w:val="1"/>
      <w:marLeft w:val="0"/>
      <w:marRight w:val="0"/>
      <w:marTop w:val="0"/>
      <w:marBottom w:val="0"/>
      <w:divBdr>
        <w:top w:val="none" w:sz="0" w:space="0" w:color="auto"/>
        <w:left w:val="none" w:sz="0" w:space="0" w:color="auto"/>
        <w:bottom w:val="none" w:sz="0" w:space="0" w:color="auto"/>
        <w:right w:val="none" w:sz="0" w:space="0" w:color="auto"/>
      </w:divBdr>
      <w:divsChild>
        <w:div w:id="313265892">
          <w:marLeft w:val="0"/>
          <w:marRight w:val="0"/>
          <w:marTop w:val="0"/>
          <w:marBottom w:val="225"/>
          <w:divBdr>
            <w:top w:val="none" w:sz="0" w:space="0" w:color="auto"/>
            <w:left w:val="none" w:sz="0" w:space="0" w:color="auto"/>
            <w:bottom w:val="none" w:sz="0" w:space="0" w:color="auto"/>
            <w:right w:val="none" w:sz="0" w:space="0" w:color="auto"/>
          </w:divBdr>
        </w:div>
      </w:divsChild>
    </w:div>
    <w:div w:id="1120805639">
      <w:bodyDiv w:val="1"/>
      <w:marLeft w:val="0"/>
      <w:marRight w:val="0"/>
      <w:marTop w:val="0"/>
      <w:marBottom w:val="0"/>
      <w:divBdr>
        <w:top w:val="none" w:sz="0" w:space="0" w:color="auto"/>
        <w:left w:val="none" w:sz="0" w:space="0" w:color="auto"/>
        <w:bottom w:val="none" w:sz="0" w:space="0" w:color="auto"/>
        <w:right w:val="none" w:sz="0" w:space="0" w:color="auto"/>
      </w:divBdr>
    </w:div>
    <w:div w:id="1153184843">
      <w:bodyDiv w:val="1"/>
      <w:marLeft w:val="0"/>
      <w:marRight w:val="0"/>
      <w:marTop w:val="0"/>
      <w:marBottom w:val="0"/>
      <w:divBdr>
        <w:top w:val="none" w:sz="0" w:space="0" w:color="auto"/>
        <w:left w:val="none" w:sz="0" w:space="0" w:color="auto"/>
        <w:bottom w:val="none" w:sz="0" w:space="0" w:color="auto"/>
        <w:right w:val="none" w:sz="0" w:space="0" w:color="auto"/>
      </w:divBdr>
    </w:div>
    <w:div w:id="1233662378">
      <w:bodyDiv w:val="1"/>
      <w:marLeft w:val="0"/>
      <w:marRight w:val="0"/>
      <w:marTop w:val="0"/>
      <w:marBottom w:val="0"/>
      <w:divBdr>
        <w:top w:val="none" w:sz="0" w:space="0" w:color="auto"/>
        <w:left w:val="none" w:sz="0" w:space="0" w:color="auto"/>
        <w:bottom w:val="none" w:sz="0" w:space="0" w:color="auto"/>
        <w:right w:val="none" w:sz="0" w:space="0" w:color="auto"/>
      </w:divBdr>
    </w:div>
    <w:div w:id="1373654540">
      <w:bodyDiv w:val="1"/>
      <w:marLeft w:val="0"/>
      <w:marRight w:val="0"/>
      <w:marTop w:val="0"/>
      <w:marBottom w:val="0"/>
      <w:divBdr>
        <w:top w:val="none" w:sz="0" w:space="0" w:color="auto"/>
        <w:left w:val="none" w:sz="0" w:space="0" w:color="auto"/>
        <w:bottom w:val="none" w:sz="0" w:space="0" w:color="auto"/>
        <w:right w:val="none" w:sz="0" w:space="0" w:color="auto"/>
      </w:divBdr>
    </w:div>
    <w:div w:id="1689478165">
      <w:bodyDiv w:val="1"/>
      <w:marLeft w:val="0"/>
      <w:marRight w:val="0"/>
      <w:marTop w:val="0"/>
      <w:marBottom w:val="0"/>
      <w:divBdr>
        <w:top w:val="none" w:sz="0" w:space="0" w:color="auto"/>
        <w:left w:val="none" w:sz="0" w:space="0" w:color="auto"/>
        <w:bottom w:val="none" w:sz="0" w:space="0" w:color="auto"/>
        <w:right w:val="none" w:sz="0" w:space="0" w:color="auto"/>
      </w:divBdr>
      <w:divsChild>
        <w:div w:id="1035422711">
          <w:marLeft w:val="0"/>
          <w:marRight w:val="0"/>
          <w:marTop w:val="240"/>
          <w:marBottom w:val="240"/>
          <w:divBdr>
            <w:top w:val="none" w:sz="0" w:space="0" w:color="auto"/>
            <w:left w:val="none" w:sz="0" w:space="0" w:color="auto"/>
            <w:bottom w:val="none" w:sz="0" w:space="0" w:color="auto"/>
            <w:right w:val="none" w:sz="0" w:space="0" w:color="auto"/>
          </w:divBdr>
        </w:div>
      </w:divsChild>
    </w:div>
    <w:div w:id="1694333200">
      <w:bodyDiv w:val="1"/>
      <w:marLeft w:val="0"/>
      <w:marRight w:val="0"/>
      <w:marTop w:val="0"/>
      <w:marBottom w:val="0"/>
      <w:divBdr>
        <w:top w:val="none" w:sz="0" w:space="0" w:color="auto"/>
        <w:left w:val="none" w:sz="0" w:space="0" w:color="auto"/>
        <w:bottom w:val="none" w:sz="0" w:space="0" w:color="auto"/>
        <w:right w:val="none" w:sz="0" w:space="0" w:color="auto"/>
      </w:divBdr>
      <w:divsChild>
        <w:div w:id="920260827">
          <w:marLeft w:val="0"/>
          <w:marRight w:val="0"/>
          <w:marTop w:val="0"/>
          <w:marBottom w:val="450"/>
          <w:divBdr>
            <w:top w:val="none" w:sz="0" w:space="0" w:color="auto"/>
            <w:left w:val="none" w:sz="0" w:space="0" w:color="auto"/>
            <w:bottom w:val="none" w:sz="0" w:space="0" w:color="auto"/>
            <w:right w:val="none" w:sz="0" w:space="0" w:color="auto"/>
          </w:divBdr>
        </w:div>
        <w:div w:id="1935935024">
          <w:marLeft w:val="0"/>
          <w:marRight w:val="0"/>
          <w:marTop w:val="0"/>
          <w:marBottom w:val="225"/>
          <w:divBdr>
            <w:top w:val="none" w:sz="0" w:space="0" w:color="auto"/>
            <w:left w:val="none" w:sz="0" w:space="0" w:color="auto"/>
            <w:bottom w:val="single" w:sz="6" w:space="11" w:color="DDDDDD"/>
            <w:right w:val="none" w:sz="0" w:space="0" w:color="auto"/>
          </w:divBdr>
          <w:divsChild>
            <w:div w:id="9843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7200">
      <w:bodyDiv w:val="1"/>
      <w:marLeft w:val="0"/>
      <w:marRight w:val="0"/>
      <w:marTop w:val="0"/>
      <w:marBottom w:val="0"/>
      <w:divBdr>
        <w:top w:val="none" w:sz="0" w:space="0" w:color="auto"/>
        <w:left w:val="none" w:sz="0" w:space="0" w:color="auto"/>
        <w:bottom w:val="none" w:sz="0" w:space="0" w:color="auto"/>
        <w:right w:val="none" w:sz="0" w:space="0" w:color="auto"/>
      </w:divBdr>
      <w:divsChild>
        <w:div w:id="943348445">
          <w:marLeft w:val="0"/>
          <w:marRight w:val="0"/>
          <w:marTop w:val="0"/>
          <w:marBottom w:val="450"/>
          <w:divBdr>
            <w:top w:val="none" w:sz="0" w:space="0" w:color="auto"/>
            <w:left w:val="none" w:sz="0" w:space="0" w:color="auto"/>
            <w:bottom w:val="none" w:sz="0" w:space="0" w:color="auto"/>
            <w:right w:val="none" w:sz="0" w:space="0" w:color="auto"/>
          </w:divBdr>
        </w:div>
        <w:div w:id="787772784">
          <w:marLeft w:val="0"/>
          <w:marRight w:val="0"/>
          <w:marTop w:val="0"/>
          <w:marBottom w:val="225"/>
          <w:divBdr>
            <w:top w:val="none" w:sz="0" w:space="0" w:color="auto"/>
            <w:left w:val="none" w:sz="0" w:space="0" w:color="auto"/>
            <w:bottom w:val="single" w:sz="6" w:space="11" w:color="DDDDDD"/>
            <w:right w:val="none" w:sz="0" w:space="0" w:color="auto"/>
          </w:divBdr>
          <w:divsChild>
            <w:div w:id="9873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2616">
      <w:bodyDiv w:val="1"/>
      <w:marLeft w:val="0"/>
      <w:marRight w:val="0"/>
      <w:marTop w:val="0"/>
      <w:marBottom w:val="0"/>
      <w:divBdr>
        <w:top w:val="none" w:sz="0" w:space="0" w:color="auto"/>
        <w:left w:val="none" w:sz="0" w:space="0" w:color="auto"/>
        <w:bottom w:val="none" w:sz="0" w:space="0" w:color="auto"/>
        <w:right w:val="none" w:sz="0" w:space="0" w:color="auto"/>
      </w:divBdr>
    </w:div>
    <w:div w:id="197232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VS0HJEBDmd8" TargetMode="External"/><Relationship Id="rId18" Type="http://schemas.openxmlformats.org/officeDocument/2006/relationships/image" Target="media/image8.png"/><Relationship Id="rId26" Type="http://schemas.openxmlformats.org/officeDocument/2006/relationships/hyperlink" Target="https://gis.cdc.gov/grasp/fluview/fluportaldashboard.html" TargetMode="External"/><Relationship Id="rId39" Type="http://schemas.openxmlformats.org/officeDocument/2006/relationships/hyperlink" Target="https://services.odata.org/Northwind/Northwind.svc/" TargetMode="External"/><Relationship Id="rId21" Type="http://schemas.openxmlformats.org/officeDocument/2006/relationships/hyperlink" Target="https://efficiency365.wordpress.com/2014/10/19/custom-date-grouping-using-vlookup/" TargetMode="External"/><Relationship Id="rId34" Type="http://schemas.openxmlformats.org/officeDocument/2006/relationships/image" Target="media/image15.png"/><Relationship Id="rId42" Type="http://schemas.openxmlformats.org/officeDocument/2006/relationships/hyperlink" Target="https://github.com/MicrosoftLearning/Analyzing-Visualizing-Data-PowerBI/raw/master/Lab5/Lab%205%20-%20USA.zip" TargetMode="External"/><Relationship Id="rId47" Type="http://schemas.openxmlformats.org/officeDocument/2006/relationships/image" Target="media/image20.png"/><Relationship Id="rId50" Type="http://schemas.openxmlformats.org/officeDocument/2006/relationships/hyperlink" Target="https://www.youtube.com/watch?v=wm1CbBZPzw0" TargetMode="External"/><Relationship Id="rId55" Type="http://schemas.openxmlformats.org/officeDocument/2006/relationships/hyperlink" Target="https://www.youtube.com/watch?v=teYwjHkCEm0" TargetMode="External"/><Relationship Id="rId7" Type="http://schemas.openxmlformats.org/officeDocument/2006/relationships/hyperlink" Target="https://www.youtube.com/watch?v=_Afcj8mT5_Q&amp;list=PL02hv6AoYMP7Dwy4MJj00nCr876VpCcs3&amp;index=4"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s://github.com/MicrosoftLearning/Analyzing-Visualizing-Data-PowerBI/tree/master/Lab1" TargetMode="External"/><Relationship Id="rId32" Type="http://schemas.openxmlformats.org/officeDocument/2006/relationships/image" Target="media/image14.png"/><Relationship Id="rId37" Type="http://schemas.openxmlformats.org/officeDocument/2006/relationships/hyperlink" Target="https://www.youtube.com/watch?v=Wz2aD0XvkUk" TargetMode="External"/><Relationship Id="rId40" Type="http://schemas.openxmlformats.org/officeDocument/2006/relationships/hyperlink" Target="https://www.microsoft.com/en-us/download/confirmation.aspx?id=58494" TargetMode="External"/><Relationship Id="rId45" Type="http://schemas.openxmlformats.org/officeDocument/2006/relationships/hyperlink" Target="https://docs.microsoft.com/en-us/rest/api/power-bi/datasets/getdatasources" TargetMode="External"/><Relationship Id="rId53" Type="http://schemas.openxmlformats.org/officeDocument/2006/relationships/image" Target="media/image21.png"/><Relationship Id="rId58" Type="http://schemas.openxmlformats.org/officeDocument/2006/relationships/image" Target="media/image2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raw.githubusercontent.com/CSSEGISandData/COVID-19/master/csse_covid_19_data/csse_covid_19_time_series/time_series_19-covid-Deaths.csv" TargetMode="External"/><Relationship Id="rId14" Type="http://schemas.openxmlformats.org/officeDocument/2006/relationships/image" Target="media/image4.png"/><Relationship Id="rId22" Type="http://schemas.openxmlformats.org/officeDocument/2006/relationships/hyperlink" Target="https://docs.microsoft.com/en-us/rest/api/power-bi/?redirectedfrom=MSD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powerbi.microsoft.com/en-us/developers/" TargetMode="External"/><Relationship Id="rId48" Type="http://schemas.openxmlformats.org/officeDocument/2006/relationships/hyperlink" Target="https://www.youtube.com/redirect?redir_token=NuzmeDSZlzw647FpqFgrZKRLnJF8MTU4NzA0OTQwMkAxNTg2OTYzMDAy&amp;q=https%3A%2F%2Fdiscordapp.com%2Finvite%2F7QWDRDT&amp;event=comments&amp;stzid=UgxRdA5g5WYBsmu510Z4AaABAg.92hWFfpsdSZ92iDDliVubH" TargetMode="External"/><Relationship Id="rId56" Type="http://schemas.openxmlformats.org/officeDocument/2006/relationships/hyperlink" Target="https://www.youtube.com/watch?v=DnI7XNRGeCA" TargetMode="External"/><Relationship Id="rId8" Type="http://schemas.openxmlformats.org/officeDocument/2006/relationships/hyperlink" Target="https://dax.guide/sumx/" TargetMode="External"/><Relationship Id="rId51" Type="http://schemas.openxmlformats.org/officeDocument/2006/relationships/hyperlink" Target="https://www.youtube.com/watch?v=EhGF372t0sU&amp;list=PLv2BtOtLblH0cQ7rWV2SVLGoplKdy0LtD" TargetMode="External"/><Relationship Id="rId3" Type="http://schemas.openxmlformats.org/officeDocument/2006/relationships/settings" Target="settings.xml"/><Relationship Id="rId12" Type="http://schemas.openxmlformats.org/officeDocument/2006/relationships/hyperlink" Target="https://www.youtube.com/watch?v=XF1ZGbeuzCE" TargetMode="External"/><Relationship Id="rId17" Type="http://schemas.openxmlformats.org/officeDocument/2006/relationships/image" Target="media/image7.png"/><Relationship Id="rId25" Type="http://schemas.openxmlformats.org/officeDocument/2006/relationships/hyperlink" Target="https://www.youtube.com/watch?v=uZyy_qqRPiU" TargetMode="External"/><Relationship Id="rId33" Type="http://schemas.openxmlformats.org/officeDocument/2006/relationships/hyperlink" Target="https://ecommerce.edx.org/basket/add/?sku=89E6691" TargetMode="External"/><Relationship Id="rId38" Type="http://schemas.openxmlformats.org/officeDocument/2006/relationships/hyperlink" Target="https://www.youtube.com/watch?v=zCKIAle_i74" TargetMode="External"/><Relationship Id="rId46" Type="http://schemas.openxmlformats.org/officeDocument/2006/relationships/image" Target="media/image19.png"/><Relationship Id="rId59" Type="http://schemas.openxmlformats.org/officeDocument/2006/relationships/image" Target="media/image24.png"/><Relationship Id="rId20" Type="http://schemas.openxmlformats.org/officeDocument/2006/relationships/hyperlink" Target="https://pages.semanticscholar.org/coronavirus-research" TargetMode="External"/><Relationship Id="rId41" Type="http://schemas.openxmlformats.org/officeDocument/2006/relationships/hyperlink" Target="https://github.com/MicrosoftLearning/Analyzing-Visualizing-Data-PowerBI/raw/master/Lab5/Lab%205%20-%20Canada.zip" TargetMode="External"/><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atachant.com/2017/01/11/10-common-mistakes-powerbi-powerquery-pitfall-2/" TargetMode="External"/><Relationship Id="rId15" Type="http://schemas.openxmlformats.org/officeDocument/2006/relationships/image" Target="media/image5.png"/><Relationship Id="rId23" Type="http://schemas.openxmlformats.org/officeDocument/2006/relationships/hyperlink" Target="https://github.com/STATCowboy/snakecharmer-intro"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www.youtube.com/playlist?list=PLv2BtOtLblH1dQPV49Ni12olDcUoW-GEl" TargetMode="External"/><Relationship Id="rId57" Type="http://schemas.openxmlformats.org/officeDocument/2006/relationships/hyperlink" Target="https://bielite.com/blog/calculating-percent-of-subtotal/" TargetMode="Externa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hyperlink" Target="https://www.youtube.com/watch?v=SsZseKOgrWQ&amp;list=PLDz00l_jz6zym_YP8ZW11o52niGfCP8pN&amp;index=10"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icrosoft/powerbi-desktop-samples" TargetMode="Externa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15779</TotalTime>
  <Pages>1</Pages>
  <Words>4723</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dc:creator>
  <cp:keywords/>
  <dc:description/>
  <cp:lastModifiedBy>Simi</cp:lastModifiedBy>
  <cp:revision>323</cp:revision>
  <dcterms:created xsi:type="dcterms:W3CDTF">2020-03-20T16:41:00Z</dcterms:created>
  <dcterms:modified xsi:type="dcterms:W3CDTF">2020-04-15T18:46:00Z</dcterms:modified>
</cp:coreProperties>
</file>